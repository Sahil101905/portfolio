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88" w:type="dxa"/>
        <w:tblInd w:w="-270" w:type="dxa"/>
        <w:tblBorders>
          <w:top w:val="single" w:sz="8" w:space="0" w:color="auto"/>
          <w:bottom w:val="single" w:sz="8" w:space="0" w:color="auto"/>
        </w:tblBorders>
        <w:tblCellMar>
          <w:left w:w="0" w:type="dxa"/>
          <w:right w:w="0" w:type="dxa"/>
        </w:tblCellMar>
        <w:tblLook w:val="0000" w:firstRow="0" w:lastRow="0" w:firstColumn="0" w:lastColumn="0" w:noHBand="0" w:noVBand="0"/>
      </w:tblPr>
      <w:tblGrid>
        <w:gridCol w:w="8688"/>
      </w:tblGrid>
      <w:tr w:rsidR="00D83B8A" w14:paraId="1A96C81F" w14:textId="77777777" w:rsidTr="002E3D50">
        <w:tc>
          <w:tcPr>
            <w:tcW w:w="8688" w:type="dxa"/>
          </w:tcPr>
          <w:p w14:paraId="0B6F75CD" w14:textId="3E4B1312" w:rsidR="00DA50E6" w:rsidRPr="0018610D" w:rsidRDefault="0088040F">
            <w:pPr>
              <w:pStyle w:val="Authorname"/>
              <w:rPr>
                <w:rFonts w:ascii="Helvetica" w:hAnsi="Helvetica"/>
                <w:b/>
                <w:sz w:val="28"/>
                <w:szCs w:val="18"/>
                <w:lang w:eastAsia="zh-CN"/>
              </w:rPr>
            </w:pPr>
            <w:r w:rsidRPr="0018610D">
              <w:rPr>
                <w:rFonts w:ascii="Helvetica" w:hAnsi="Helvetica"/>
                <w:b/>
                <w:sz w:val="28"/>
                <w:szCs w:val="18"/>
              </w:rPr>
              <w:t>Simul</w:t>
            </w:r>
            <w:r w:rsidR="00F40E19" w:rsidRPr="0018610D">
              <w:rPr>
                <w:rFonts w:ascii="Helvetica" w:hAnsi="Helvetica"/>
                <w:b/>
                <w:sz w:val="28"/>
                <w:szCs w:val="18"/>
              </w:rPr>
              <w:t xml:space="preserve">ation of </w:t>
            </w:r>
            <w:r w:rsidRPr="0018610D">
              <w:rPr>
                <w:rFonts w:ascii="Helvetica" w:hAnsi="Helvetica"/>
                <w:b/>
                <w:sz w:val="28"/>
                <w:szCs w:val="18"/>
              </w:rPr>
              <w:t>Well mixed</w:t>
            </w:r>
            <w:r w:rsidR="004547A0" w:rsidRPr="0018610D">
              <w:rPr>
                <w:rFonts w:ascii="Helvetica" w:hAnsi="Helvetica"/>
                <w:b/>
                <w:sz w:val="28"/>
                <w:szCs w:val="18"/>
              </w:rPr>
              <w:t xml:space="preserve"> and stochastic</w:t>
            </w:r>
            <w:r w:rsidR="00F40E19" w:rsidRPr="0018610D">
              <w:rPr>
                <w:rFonts w:ascii="Helvetica" w:hAnsi="Helvetica"/>
                <w:b/>
                <w:sz w:val="28"/>
                <w:szCs w:val="18"/>
              </w:rPr>
              <w:t xml:space="preserve"> Models for COVID 19</w:t>
            </w:r>
            <w:r w:rsidR="004547A0" w:rsidRPr="0018610D">
              <w:rPr>
                <w:rFonts w:ascii="Helvetica" w:hAnsi="Helvetica"/>
                <w:b/>
                <w:sz w:val="28"/>
                <w:szCs w:val="18"/>
              </w:rPr>
              <w:t xml:space="preserve"> </w:t>
            </w:r>
            <w:r w:rsidR="00790F50" w:rsidRPr="0018610D">
              <w:rPr>
                <w:rStyle w:val="FootnoteReference"/>
                <w:rFonts w:ascii="Helvetica" w:hAnsi="Helvetica"/>
                <w:b/>
                <w:sz w:val="28"/>
                <w:szCs w:val="18"/>
              </w:rPr>
              <w:footnoteReference w:id="2"/>
            </w:r>
          </w:p>
          <w:p w14:paraId="4E070274" w14:textId="2DBD14F0" w:rsidR="00F3165D" w:rsidRDefault="00DE2C51">
            <w:pPr>
              <w:pStyle w:val="Authorname"/>
              <w:rPr>
                <w:lang w:eastAsia="zh-CN"/>
              </w:rPr>
            </w:pPr>
            <w:r>
              <w:rPr>
                <w:lang w:eastAsia="zh-CN"/>
              </w:rPr>
              <w:t>Alexandra Nickel</w:t>
            </w:r>
            <w:r w:rsidR="004D2976">
              <w:rPr>
                <w:vertAlign w:val="superscript"/>
              </w:rPr>
              <w:t xml:space="preserve"> 1</w:t>
            </w:r>
            <w:r w:rsidR="004D2976">
              <w:rPr>
                <w:lang w:eastAsia="zh-CN"/>
              </w:rPr>
              <w:t>,</w:t>
            </w:r>
            <w:r>
              <w:rPr>
                <w:lang w:eastAsia="zh-CN"/>
              </w:rPr>
              <w:t xml:space="preserve"> Sahil Khan</w:t>
            </w:r>
            <w:r>
              <w:rPr>
                <w:vertAlign w:val="superscript"/>
              </w:rPr>
              <w:t xml:space="preserve"> 1</w:t>
            </w:r>
            <w:r>
              <w:rPr>
                <w:lang w:eastAsia="zh-CN"/>
              </w:rPr>
              <w:t>,</w:t>
            </w:r>
            <w:r w:rsidR="004D2976">
              <w:rPr>
                <w:lang w:eastAsia="zh-CN"/>
              </w:rPr>
              <w:t xml:space="preserve"> </w:t>
            </w:r>
            <w:r>
              <w:rPr>
                <w:lang w:eastAsia="zh-CN"/>
              </w:rPr>
              <w:t>Lily Wagner</w:t>
            </w:r>
            <w:r w:rsidR="004D2976">
              <w:rPr>
                <w:vertAlign w:val="superscript"/>
              </w:rPr>
              <w:t xml:space="preserve"> 1</w:t>
            </w:r>
          </w:p>
          <w:p w14:paraId="1E40CEEB" w14:textId="7F90AD35" w:rsidR="00BE0FF2" w:rsidRPr="00BE0FF2" w:rsidRDefault="004D2976" w:rsidP="004D2976">
            <w:pPr>
              <w:pStyle w:val="Affilation"/>
            </w:pPr>
            <w:r>
              <w:rPr>
                <w:vertAlign w:val="superscript"/>
              </w:rPr>
              <w:t xml:space="preserve">1 </w:t>
            </w:r>
            <w:r w:rsidRPr="007B0BE7">
              <w:t>S</w:t>
            </w:r>
            <w:r>
              <w:t>chool of Biomedical Engineering, Drexel University</w:t>
            </w:r>
            <w:r w:rsidRPr="007B0BE7">
              <w:t>, USA</w:t>
            </w:r>
          </w:p>
          <w:p w14:paraId="2E846899" w14:textId="76D22BE2" w:rsidR="00045625" w:rsidRPr="00C134AB" w:rsidRDefault="00C134AB" w:rsidP="004D2976">
            <w:pPr>
              <w:pStyle w:val="Affilation"/>
              <w:rPr>
                <w:rFonts w:ascii="Times New Roman" w:hAnsi="Times New Roman"/>
                <w:sz w:val="22"/>
                <w:szCs w:val="22"/>
                <w:lang w:eastAsia="zh-CN"/>
              </w:rPr>
            </w:pPr>
            <w:r w:rsidRPr="00C134AB">
              <w:rPr>
                <w:rFonts w:ascii="Times New Roman" w:hAnsi="Times New Roman"/>
                <w:sz w:val="22"/>
                <w:szCs w:val="22"/>
                <w:lang w:eastAsia="zh-CN"/>
              </w:rPr>
              <w:t>Course</w:t>
            </w:r>
            <w:r>
              <w:rPr>
                <w:rFonts w:ascii="Times New Roman" w:hAnsi="Times New Roman"/>
                <w:sz w:val="22"/>
                <w:szCs w:val="22"/>
                <w:lang w:eastAsia="zh-CN"/>
              </w:rPr>
              <w:t xml:space="preserve">     </w:t>
            </w:r>
            <w:r w:rsidRPr="00C134AB">
              <w:rPr>
                <w:rFonts w:ascii="Times New Roman" w:hAnsi="Times New Roman"/>
                <w:sz w:val="22"/>
                <w:szCs w:val="22"/>
                <w:lang w:eastAsia="zh-CN"/>
              </w:rPr>
              <w:t xml:space="preserve">: </w:t>
            </w:r>
            <w:r>
              <w:rPr>
                <w:rFonts w:ascii="Times New Roman" w:hAnsi="Times New Roman"/>
                <w:sz w:val="22"/>
                <w:szCs w:val="22"/>
                <w:lang w:eastAsia="zh-CN"/>
              </w:rPr>
              <w:t>Bmes</w:t>
            </w:r>
            <w:r w:rsidR="00DE2C51">
              <w:rPr>
                <w:rFonts w:ascii="Times New Roman" w:hAnsi="Times New Roman"/>
                <w:sz w:val="22"/>
                <w:szCs w:val="22"/>
                <w:lang w:eastAsia="zh-CN"/>
              </w:rPr>
              <w:t>678</w:t>
            </w:r>
          </w:p>
          <w:p w14:paraId="31C7167E" w14:textId="77777777" w:rsidR="00C134AB" w:rsidRPr="00C134AB" w:rsidRDefault="00C134AB" w:rsidP="00C134AB">
            <w:pPr>
              <w:pStyle w:val="Affilation"/>
              <w:rPr>
                <w:rFonts w:ascii="Times New Roman" w:hAnsi="Times New Roman"/>
                <w:sz w:val="22"/>
                <w:szCs w:val="22"/>
                <w:lang w:eastAsia="zh-CN"/>
              </w:rPr>
            </w:pPr>
            <w:r w:rsidRPr="00C134AB">
              <w:rPr>
                <w:rFonts w:ascii="Times New Roman" w:hAnsi="Times New Roman"/>
                <w:sz w:val="22"/>
                <w:szCs w:val="22"/>
                <w:lang w:eastAsia="zh-CN"/>
              </w:rPr>
              <w:t>Instructor: Ahmet Sacan</w:t>
            </w:r>
          </w:p>
          <w:p w14:paraId="138DBB7A" w14:textId="0934C7A1" w:rsidR="00C134AB" w:rsidRDefault="00C134AB" w:rsidP="00C134AB">
            <w:pPr>
              <w:pStyle w:val="Affilation"/>
              <w:rPr>
                <w:rFonts w:ascii="Times New Roman" w:hAnsi="Times New Roman"/>
                <w:sz w:val="22"/>
                <w:szCs w:val="22"/>
                <w:lang w:eastAsia="zh-CN"/>
              </w:rPr>
            </w:pPr>
            <w:r w:rsidRPr="00C134AB">
              <w:rPr>
                <w:rFonts w:ascii="Times New Roman" w:hAnsi="Times New Roman"/>
                <w:sz w:val="22"/>
                <w:szCs w:val="22"/>
                <w:lang w:eastAsia="zh-CN"/>
              </w:rPr>
              <w:t>Date</w:t>
            </w:r>
            <w:r>
              <w:rPr>
                <w:rFonts w:ascii="Times New Roman" w:hAnsi="Times New Roman"/>
                <w:sz w:val="22"/>
                <w:szCs w:val="22"/>
                <w:lang w:eastAsia="zh-CN"/>
              </w:rPr>
              <w:t xml:space="preserve">         </w:t>
            </w:r>
            <w:r w:rsidRPr="00C134AB">
              <w:rPr>
                <w:rFonts w:ascii="Times New Roman" w:hAnsi="Times New Roman"/>
                <w:sz w:val="22"/>
                <w:szCs w:val="22"/>
                <w:lang w:eastAsia="zh-CN"/>
              </w:rPr>
              <w:t xml:space="preserve">: </w:t>
            </w:r>
            <w:r w:rsidR="00BE0FF2">
              <w:rPr>
                <w:rFonts w:ascii="Times New Roman" w:hAnsi="Times New Roman"/>
                <w:sz w:val="22"/>
                <w:szCs w:val="22"/>
                <w:lang w:eastAsia="zh-CN"/>
              </w:rPr>
              <w:t>2026</w:t>
            </w:r>
            <w:r w:rsidRPr="00C134AB">
              <w:rPr>
                <w:rFonts w:ascii="Times New Roman" w:hAnsi="Times New Roman"/>
                <w:sz w:val="22"/>
                <w:szCs w:val="22"/>
                <w:lang w:eastAsia="zh-CN"/>
              </w:rPr>
              <w:t>-</w:t>
            </w:r>
            <w:r w:rsidR="00BE0FF2">
              <w:rPr>
                <w:rFonts w:ascii="Times New Roman" w:hAnsi="Times New Roman"/>
                <w:sz w:val="22"/>
                <w:szCs w:val="22"/>
                <w:lang w:eastAsia="zh-CN"/>
              </w:rPr>
              <w:t>07</w:t>
            </w:r>
            <w:r w:rsidRPr="00C134AB">
              <w:rPr>
                <w:rFonts w:ascii="Times New Roman" w:hAnsi="Times New Roman"/>
                <w:sz w:val="22"/>
                <w:szCs w:val="22"/>
                <w:lang w:eastAsia="zh-CN"/>
              </w:rPr>
              <w:t>-</w:t>
            </w:r>
            <w:r w:rsidR="00BE0FF2">
              <w:rPr>
                <w:rFonts w:ascii="Times New Roman" w:hAnsi="Times New Roman"/>
                <w:sz w:val="22"/>
                <w:szCs w:val="22"/>
                <w:lang w:eastAsia="zh-CN"/>
              </w:rPr>
              <w:t>07</w:t>
            </w:r>
          </w:p>
          <w:p w14:paraId="6B82F8FC" w14:textId="7E27F671" w:rsidR="00B31FF2" w:rsidRPr="00B31FF2" w:rsidRDefault="00B31FF2" w:rsidP="00C134AB">
            <w:pPr>
              <w:pStyle w:val="Affilation"/>
              <w:rPr>
                <w:rFonts w:ascii="Times New Roman" w:hAnsi="Times New Roman"/>
                <w:sz w:val="22"/>
                <w:szCs w:val="22"/>
                <w:lang w:eastAsia="zh-CN"/>
              </w:rPr>
            </w:pPr>
            <w:r>
              <w:rPr>
                <w:rFonts w:ascii="Times New Roman" w:hAnsi="Times New Roman"/>
                <w:sz w:val="22"/>
                <w:szCs w:val="22"/>
                <w:lang w:eastAsia="zh-CN"/>
              </w:rPr>
              <w:t>Original Paper(s)</w:t>
            </w:r>
            <w:r w:rsidRPr="00C134AB">
              <w:rPr>
                <w:rFonts w:ascii="Times New Roman" w:hAnsi="Times New Roman"/>
                <w:sz w:val="22"/>
                <w:szCs w:val="22"/>
                <w:lang w:eastAsia="zh-CN"/>
              </w:rPr>
              <w:t xml:space="preserve">: </w:t>
            </w:r>
            <w:r w:rsidR="00687B02">
              <w:rPr>
                <w:rFonts w:ascii="Times New Roman" w:hAnsi="Times New Roman"/>
                <w:sz w:val="22"/>
                <w:szCs w:val="22"/>
                <w:lang w:eastAsia="zh-CN"/>
              </w:rPr>
              <w:t>Hou et al.’</w:t>
            </w:r>
            <w:r w:rsidR="00E52D02">
              <w:rPr>
                <w:rFonts w:ascii="Times New Roman" w:hAnsi="Times New Roman"/>
                <w:sz w:val="22"/>
                <w:szCs w:val="22"/>
                <w:lang w:eastAsia="zh-CN"/>
              </w:rPr>
              <w:t xml:space="preserve">s </w:t>
            </w:r>
            <w:r w:rsidR="00E52D02" w:rsidRPr="00E52D02">
              <w:rPr>
                <w:rFonts w:ascii="Times New Roman" w:hAnsi="Times New Roman"/>
                <w:sz w:val="22"/>
                <w:szCs w:val="22"/>
                <w:lang w:eastAsia="zh-CN"/>
              </w:rPr>
              <w:t>The</w:t>
            </w:r>
            <w:r w:rsidR="00E52D02">
              <w:rPr>
                <w:rFonts w:ascii="Times New Roman" w:hAnsi="Times New Roman"/>
                <w:sz w:val="22"/>
                <w:szCs w:val="22"/>
                <w:lang w:eastAsia="zh-CN"/>
              </w:rPr>
              <w:t xml:space="preserve"> </w:t>
            </w:r>
            <w:r w:rsidR="00E52D02" w:rsidRPr="00E52D02">
              <w:rPr>
                <w:rFonts w:ascii="Times New Roman" w:hAnsi="Times New Roman"/>
                <w:sz w:val="22"/>
                <w:szCs w:val="22"/>
                <w:lang w:eastAsia="zh-CN"/>
              </w:rPr>
              <w:t>effectiveness of quarantine of Wuhan city against the Corona Virus Disease 2019 (COVID‐19): A</w:t>
            </w:r>
            <w:r w:rsidR="00E52D02">
              <w:rPr>
                <w:rFonts w:ascii="Times New Roman" w:hAnsi="Times New Roman"/>
                <w:sz w:val="22"/>
                <w:szCs w:val="22"/>
                <w:lang w:eastAsia="zh-CN"/>
              </w:rPr>
              <w:t xml:space="preserve"> </w:t>
            </w:r>
            <w:r w:rsidR="00E52D02" w:rsidRPr="00E52D02">
              <w:rPr>
                <w:rFonts w:ascii="Times New Roman" w:hAnsi="Times New Roman"/>
                <w:sz w:val="22"/>
                <w:szCs w:val="22"/>
                <w:lang w:eastAsia="zh-CN"/>
              </w:rPr>
              <w:t>well‐mixed SEIR model</w:t>
            </w:r>
            <w:r w:rsidR="00E52D02">
              <w:rPr>
                <w:rFonts w:ascii="Times New Roman" w:hAnsi="Times New Roman"/>
                <w:sz w:val="22"/>
                <w:szCs w:val="22"/>
                <w:lang w:eastAsia="zh-CN"/>
              </w:rPr>
              <w:t xml:space="preserve"> </w:t>
            </w:r>
            <w:r w:rsidR="00E52D02" w:rsidRPr="00E52D02">
              <w:rPr>
                <w:rFonts w:ascii="Times New Roman" w:hAnsi="Times New Roman"/>
                <w:sz w:val="22"/>
                <w:szCs w:val="22"/>
                <w:lang w:eastAsia="zh-CN"/>
              </w:rPr>
              <w:t>analysi</w:t>
            </w:r>
            <w:r w:rsidR="00E52D02">
              <w:rPr>
                <w:rFonts w:ascii="Times New Roman" w:hAnsi="Times New Roman"/>
                <w:sz w:val="22"/>
                <w:szCs w:val="22"/>
                <w:lang w:eastAsia="zh-CN"/>
              </w:rPr>
              <w:t>s</w:t>
            </w:r>
          </w:p>
        </w:tc>
      </w:tr>
    </w:tbl>
    <w:p w14:paraId="25880862" w14:textId="77777777" w:rsidR="00D83B8A" w:rsidRDefault="00D83B8A">
      <w:pPr>
        <w:pStyle w:val="AbstractHead"/>
        <w:spacing w:line="14" w:lineRule="exact"/>
      </w:pPr>
    </w:p>
    <w:p w14:paraId="6EB65723" w14:textId="77777777" w:rsidR="00D83B8A" w:rsidRDefault="00D83B8A">
      <w:pPr>
        <w:pStyle w:val="AbstractHead"/>
        <w:spacing w:before="0" w:after="0" w:line="14" w:lineRule="exact"/>
        <w:sectPr w:rsidR="00D83B8A" w:rsidSect="00887143">
          <w:headerReference w:type="even" r:id="rId8"/>
          <w:headerReference w:type="default" r:id="rId9"/>
          <w:footerReference w:type="even" r:id="rId10"/>
          <w:footerReference w:type="default" r:id="rId11"/>
          <w:footerReference w:type="first" r:id="rId12"/>
          <w:type w:val="continuous"/>
          <w:pgSz w:w="12240" w:h="15840" w:code="1"/>
          <w:pgMar w:top="1400" w:right="1080" w:bottom="1458" w:left="1080" w:header="704" w:footer="790" w:gutter="0"/>
          <w:cols w:space="360"/>
          <w:titlePg/>
          <w:docGrid w:linePitch="360"/>
        </w:sectPr>
      </w:pPr>
    </w:p>
    <w:p w14:paraId="6439DB1D" w14:textId="77777777" w:rsidR="00D83B8A" w:rsidRPr="004D2976" w:rsidRDefault="00D83B8A">
      <w:pPr>
        <w:pStyle w:val="AbstractHead"/>
        <w:spacing w:before="0" w:line="200" w:lineRule="exact"/>
        <w:rPr>
          <w:rFonts w:ascii="Garamond" w:hAnsi="Garamond"/>
          <w:sz w:val="24"/>
          <w:szCs w:val="24"/>
        </w:rPr>
      </w:pPr>
      <w:r w:rsidRPr="004D2976">
        <w:rPr>
          <w:rStyle w:val="FootnoteReference"/>
          <w:rFonts w:ascii="Garamond" w:hAnsi="Garamond"/>
          <w:vanish/>
          <w:color w:val="FFFFFF"/>
          <w:sz w:val="24"/>
          <w:szCs w:val="24"/>
        </w:rPr>
        <w:footnoteReference w:customMarkFollows="1" w:id="3"/>
        <w:t>*</w:t>
      </w:r>
      <w:r w:rsidRPr="004D2976">
        <w:rPr>
          <w:rFonts w:ascii="Garamond" w:hAnsi="Garamond"/>
          <w:sz w:val="24"/>
          <w:szCs w:val="24"/>
        </w:rPr>
        <w:t>abstract</w:t>
      </w:r>
    </w:p>
    <w:p w14:paraId="173D81DF" w14:textId="0A1BF139" w:rsidR="00513932" w:rsidRPr="004D2976" w:rsidRDefault="00A22A74">
      <w:pPr>
        <w:rPr>
          <w:rFonts w:cs="Helvetica"/>
          <w:b/>
          <w:lang w:eastAsia="zh-CN"/>
        </w:rPr>
      </w:pPr>
      <w:r>
        <w:rPr>
          <w:rFonts w:cs="Helvetica"/>
          <w:lang w:eastAsia="zh-CN"/>
        </w:rPr>
        <w:t xml:space="preserve">The </w:t>
      </w:r>
      <w:r w:rsidR="00FA4F8F">
        <w:rPr>
          <w:rFonts w:cs="Helvetica"/>
          <w:lang w:eastAsia="zh-CN"/>
        </w:rPr>
        <w:t>COVID-19</w:t>
      </w:r>
      <w:r>
        <w:rPr>
          <w:rFonts w:cs="Helvetica"/>
          <w:lang w:eastAsia="zh-CN"/>
        </w:rPr>
        <w:t xml:space="preserve"> pandemic </w:t>
      </w:r>
      <w:r w:rsidR="00ED1E67">
        <w:rPr>
          <w:rFonts w:cs="Helvetica"/>
          <w:lang w:eastAsia="zh-CN"/>
        </w:rPr>
        <w:t xml:space="preserve">led to widespread illness </w:t>
      </w:r>
      <w:r w:rsidR="00386390">
        <w:rPr>
          <w:rFonts w:cs="Helvetica"/>
          <w:lang w:eastAsia="zh-CN"/>
        </w:rPr>
        <w:t xml:space="preserve">due to the rapid transmission </w:t>
      </w:r>
      <w:r w:rsidR="00820019">
        <w:rPr>
          <w:rFonts w:cs="Helvetica"/>
          <w:lang w:eastAsia="zh-CN"/>
        </w:rPr>
        <w:t xml:space="preserve">of the highly contagious virus. </w:t>
      </w:r>
      <w:r w:rsidR="003B6AB6">
        <w:rPr>
          <w:rFonts w:cs="Helvetica"/>
          <w:lang w:eastAsia="zh-CN"/>
        </w:rPr>
        <w:t xml:space="preserve">Modelling the spread of the virus was crucial to predicting future outbreaks and assessing the impact of various methods of mitigating them. </w:t>
      </w:r>
      <w:r w:rsidR="002D09BF">
        <w:rPr>
          <w:rFonts w:cs="Helvetica"/>
          <w:lang w:eastAsia="zh-CN"/>
        </w:rPr>
        <w:t>This project utilized two different types of model</w:t>
      </w:r>
      <w:r w:rsidR="00994565">
        <w:rPr>
          <w:rFonts w:cs="Helvetica"/>
          <w:lang w:eastAsia="zh-CN"/>
        </w:rPr>
        <w:t xml:space="preserve">s to estimate the spread of COVID-19. </w:t>
      </w:r>
      <w:r w:rsidR="00931D5E">
        <w:rPr>
          <w:rFonts w:cs="Helvetica"/>
          <w:lang w:eastAsia="zh-CN"/>
        </w:rPr>
        <w:t>The first approach used a well-mixed SEIR model</w:t>
      </w:r>
      <w:r w:rsidR="00324324">
        <w:rPr>
          <w:rFonts w:cs="Helvetica"/>
          <w:lang w:eastAsia="zh-CN"/>
        </w:rPr>
        <w:t xml:space="preserve"> </w:t>
      </w:r>
      <w:r w:rsidR="00CB6B35" w:rsidRPr="00CB6B35">
        <w:rPr>
          <w:rFonts w:cs="Helvetica"/>
          <w:lang w:eastAsia="zh-CN"/>
        </w:rPr>
        <w:t xml:space="preserve">Hou et al.’s Wuhan </w:t>
      </w:r>
      <w:r w:rsidR="00CB6B35">
        <w:rPr>
          <w:rFonts w:cs="Helvetica"/>
          <w:lang w:eastAsia="zh-CN"/>
        </w:rPr>
        <w:t>Q</w:t>
      </w:r>
      <w:r w:rsidR="00CB6B35" w:rsidRPr="00CB6B35">
        <w:rPr>
          <w:rFonts w:cs="Helvetica"/>
          <w:lang w:eastAsia="zh-CN"/>
        </w:rPr>
        <w:t xml:space="preserve">uarantine </w:t>
      </w:r>
      <w:r w:rsidR="00CB6B35">
        <w:rPr>
          <w:rFonts w:cs="Helvetica"/>
          <w:lang w:eastAsia="zh-CN"/>
        </w:rPr>
        <w:t>S</w:t>
      </w:r>
      <w:r w:rsidR="00CB6B35" w:rsidRPr="00CB6B35">
        <w:rPr>
          <w:rFonts w:cs="Helvetica"/>
          <w:lang w:eastAsia="zh-CN"/>
        </w:rPr>
        <w:t xml:space="preserve">tudy </w:t>
      </w:r>
      <w:r w:rsidR="00CB6B35">
        <w:rPr>
          <w:rFonts w:cs="Helvetica"/>
          <w:lang w:eastAsia="zh-CN"/>
        </w:rPr>
        <w:t xml:space="preserve">[4] </w:t>
      </w:r>
      <w:r w:rsidR="00324324">
        <w:rPr>
          <w:rFonts w:cs="Helvetica"/>
          <w:lang w:eastAsia="zh-CN"/>
        </w:rPr>
        <w:t>and t</w:t>
      </w:r>
      <w:r w:rsidR="00931D5E">
        <w:rPr>
          <w:rFonts w:cs="Helvetica"/>
          <w:lang w:eastAsia="zh-CN"/>
        </w:rPr>
        <w:t>he second approach used a</w:t>
      </w:r>
      <w:r w:rsidR="00324324">
        <w:rPr>
          <w:rFonts w:cs="Helvetica"/>
          <w:lang w:eastAsia="zh-CN"/>
        </w:rPr>
        <w:t xml:space="preserve"> probability-based stochastic contact network model. The SEIR model</w:t>
      </w:r>
      <w:r w:rsidR="00145F74">
        <w:rPr>
          <w:rFonts w:cs="Helvetica"/>
          <w:lang w:eastAsia="zh-CN"/>
        </w:rPr>
        <w:t xml:space="preserve"> was </w:t>
      </w:r>
      <w:r w:rsidR="004C31B8">
        <w:rPr>
          <w:rFonts w:cs="Helvetica"/>
          <w:lang w:eastAsia="zh-CN"/>
        </w:rPr>
        <w:t xml:space="preserve">developed </w:t>
      </w:r>
      <w:r w:rsidR="007A23A3">
        <w:rPr>
          <w:rFonts w:cs="Helvetica"/>
          <w:lang w:eastAsia="zh-CN"/>
        </w:rPr>
        <w:t xml:space="preserve">using a system of </w:t>
      </w:r>
      <w:r w:rsidR="009435CE">
        <w:rPr>
          <w:rFonts w:cs="Helvetica"/>
          <w:lang w:eastAsia="zh-CN"/>
        </w:rPr>
        <w:t>differential</w:t>
      </w:r>
      <w:r w:rsidR="007A23A3">
        <w:rPr>
          <w:rFonts w:cs="Helvetica"/>
          <w:lang w:eastAsia="zh-CN"/>
        </w:rPr>
        <w:t xml:space="preserve"> </w:t>
      </w:r>
      <w:r w:rsidR="009435CE">
        <w:rPr>
          <w:rFonts w:cs="Helvetica"/>
          <w:lang w:eastAsia="zh-CN"/>
        </w:rPr>
        <w:t>equations</w:t>
      </w:r>
      <w:r w:rsidR="007A23A3">
        <w:rPr>
          <w:rFonts w:cs="Helvetica"/>
          <w:lang w:eastAsia="zh-CN"/>
        </w:rPr>
        <w:t xml:space="preserve"> for susceptible (S), </w:t>
      </w:r>
      <w:r w:rsidR="000C4578">
        <w:rPr>
          <w:rFonts w:cs="Helvetica"/>
          <w:lang w:eastAsia="zh-CN"/>
        </w:rPr>
        <w:t xml:space="preserve">exposed (E), </w:t>
      </w:r>
      <w:r w:rsidR="003313B6">
        <w:rPr>
          <w:rFonts w:cs="Helvetica"/>
          <w:lang w:eastAsia="zh-CN"/>
        </w:rPr>
        <w:t>infected (I), and reco</w:t>
      </w:r>
      <w:r w:rsidR="007E7EF7">
        <w:rPr>
          <w:rFonts w:cs="Helvetica"/>
          <w:lang w:eastAsia="zh-CN"/>
        </w:rPr>
        <w:t>vered (R) populations</w:t>
      </w:r>
      <w:r w:rsidR="00B3392C">
        <w:rPr>
          <w:rFonts w:cs="Helvetica"/>
          <w:lang w:eastAsia="zh-CN"/>
        </w:rPr>
        <w:t>. The contact net</w:t>
      </w:r>
      <w:r w:rsidR="00F948D9">
        <w:rPr>
          <w:rFonts w:cs="Helvetica"/>
          <w:lang w:eastAsia="zh-CN"/>
        </w:rPr>
        <w:t xml:space="preserve">work model uses </w:t>
      </w:r>
      <w:r w:rsidR="00A829AE">
        <w:rPr>
          <w:rFonts w:cs="Helvetica"/>
          <w:lang w:eastAsia="zh-CN"/>
        </w:rPr>
        <w:t xml:space="preserve">a power law network </w:t>
      </w:r>
      <w:r w:rsidR="00EE3EB0">
        <w:rPr>
          <w:rFonts w:cs="Helvetica"/>
          <w:lang w:eastAsia="zh-CN"/>
        </w:rPr>
        <w:t xml:space="preserve">structure and estimates transmission based on connections between individuals. The stochastic model includes several features to </w:t>
      </w:r>
      <w:r w:rsidR="00AA6E10">
        <w:rPr>
          <w:rFonts w:cs="Helvetica"/>
          <w:lang w:eastAsia="zh-CN"/>
        </w:rPr>
        <w:t xml:space="preserve">more accurately model probabilities </w:t>
      </w:r>
      <w:r w:rsidR="008647C7">
        <w:rPr>
          <w:rFonts w:cs="Helvetica"/>
          <w:lang w:eastAsia="zh-CN"/>
        </w:rPr>
        <w:t xml:space="preserve">that impact </w:t>
      </w:r>
      <w:r w:rsidR="0038217D">
        <w:rPr>
          <w:rFonts w:cs="Helvetica"/>
          <w:lang w:eastAsia="zh-CN"/>
        </w:rPr>
        <w:t>transmission</w:t>
      </w:r>
      <w:r w:rsidR="00AA6E10">
        <w:rPr>
          <w:rFonts w:cs="Helvetica"/>
          <w:lang w:eastAsia="zh-CN"/>
        </w:rPr>
        <w:t xml:space="preserve"> including</w:t>
      </w:r>
      <w:r w:rsidR="008647C7">
        <w:rPr>
          <w:rFonts w:cs="Helvetica"/>
          <w:lang w:eastAsia="zh-CN"/>
        </w:rPr>
        <w:t xml:space="preserve"> latent period duration, </w:t>
      </w:r>
      <w:r w:rsidR="00F4528F">
        <w:rPr>
          <w:rFonts w:cs="Helvetica"/>
          <w:lang w:eastAsia="zh-CN"/>
        </w:rPr>
        <w:t xml:space="preserve">infectious period duration, </w:t>
      </w:r>
      <w:r w:rsidR="0038217D">
        <w:rPr>
          <w:rFonts w:cs="Helvetica"/>
          <w:lang w:eastAsia="zh-CN"/>
        </w:rPr>
        <w:t>varying infectivity, and</w:t>
      </w:r>
      <w:r w:rsidR="00F4528F">
        <w:rPr>
          <w:rFonts w:cs="Helvetica"/>
          <w:lang w:eastAsia="zh-CN"/>
        </w:rPr>
        <w:t xml:space="preserve"> </w:t>
      </w:r>
      <w:r w:rsidR="003878EF">
        <w:rPr>
          <w:rFonts w:cs="Helvetica"/>
          <w:lang w:eastAsia="zh-CN"/>
        </w:rPr>
        <w:t xml:space="preserve">quarantine </w:t>
      </w:r>
      <w:r w:rsidR="0038217D">
        <w:rPr>
          <w:rFonts w:cs="Helvetica"/>
          <w:lang w:eastAsia="zh-CN"/>
        </w:rPr>
        <w:t xml:space="preserve">duration. </w:t>
      </w:r>
      <w:r w:rsidR="000C17FA">
        <w:rPr>
          <w:rFonts w:cs="Helvetica"/>
          <w:lang w:eastAsia="zh-CN"/>
        </w:rPr>
        <w:t xml:space="preserve">Parameter analyses also depict the impact that certain </w:t>
      </w:r>
      <w:r w:rsidR="003165A7">
        <w:rPr>
          <w:rFonts w:cs="Helvetica"/>
          <w:lang w:eastAsia="zh-CN"/>
        </w:rPr>
        <w:t xml:space="preserve">probabilities have on peak infection and rates. </w:t>
      </w:r>
      <w:r w:rsidR="007B1193">
        <w:rPr>
          <w:rFonts w:cs="Helvetica"/>
          <w:lang w:eastAsia="zh-CN"/>
        </w:rPr>
        <w:t>The overall results indicate that the well-mixed SEIR model replicated the general trends observed in the previous studies that it reflects</w:t>
      </w:r>
      <w:r w:rsidR="0016420C">
        <w:rPr>
          <w:rFonts w:cs="Helvetica"/>
          <w:lang w:eastAsia="zh-CN"/>
        </w:rPr>
        <w:t xml:space="preserve">. </w:t>
      </w:r>
      <w:r w:rsidR="00E621C8">
        <w:rPr>
          <w:rFonts w:cs="Helvetica"/>
          <w:lang w:eastAsia="zh-CN"/>
        </w:rPr>
        <w:t xml:space="preserve">The contact </w:t>
      </w:r>
      <w:r w:rsidR="004A27DE">
        <w:rPr>
          <w:rFonts w:cs="Helvetica"/>
          <w:lang w:eastAsia="zh-CN"/>
        </w:rPr>
        <w:t>network</w:t>
      </w:r>
      <w:r w:rsidR="00E621C8">
        <w:rPr>
          <w:rFonts w:cs="Helvetica"/>
          <w:lang w:eastAsia="zh-CN"/>
        </w:rPr>
        <w:t xml:space="preserve"> model demonstrate</w:t>
      </w:r>
      <w:r w:rsidR="004A27DE">
        <w:rPr>
          <w:rFonts w:cs="Helvetica"/>
          <w:lang w:eastAsia="zh-CN"/>
        </w:rPr>
        <w:t xml:space="preserve">s the </w:t>
      </w:r>
      <w:r w:rsidR="00427C7A">
        <w:rPr>
          <w:rFonts w:cs="Helvetica"/>
          <w:lang w:eastAsia="zh-CN"/>
        </w:rPr>
        <w:t xml:space="preserve">importance of network structure and how quarantines may either </w:t>
      </w:r>
      <w:ins w:id="0" w:author="Sacan,Ahmet" w:date="2026-06-16T11:27:00Z" w16du:dateUtc="2026-06-16T15:27:00Z">
        <w:r w:rsidR="00787FCE">
          <w:rPr>
            <w:rFonts w:cs="Helvetica"/>
            <w:lang w:eastAsia="zh-CN"/>
          </w:rPr>
          <w:t>r</w:t>
        </w:r>
      </w:ins>
      <w:r w:rsidR="00427C7A">
        <w:rPr>
          <w:rFonts w:cs="Helvetica"/>
          <w:lang w:eastAsia="zh-CN"/>
        </w:rPr>
        <w:t xml:space="preserve">educe or increase the rate of disease spread depending on how many and what types of connections </w:t>
      </w:r>
      <w:r w:rsidR="00951F95">
        <w:rPr>
          <w:rFonts w:cs="Helvetica"/>
          <w:lang w:eastAsia="zh-CN"/>
        </w:rPr>
        <w:t xml:space="preserve">exist within the network of individuals. These findings support the idea that network characteristics </w:t>
      </w:r>
      <w:r w:rsidR="0060235F">
        <w:rPr>
          <w:rFonts w:cs="Helvetica"/>
          <w:lang w:eastAsia="zh-CN"/>
        </w:rPr>
        <w:t xml:space="preserve">and </w:t>
      </w:r>
      <w:r w:rsidR="00E668CE">
        <w:rPr>
          <w:rFonts w:cs="Helvetica"/>
          <w:lang w:eastAsia="zh-CN"/>
        </w:rPr>
        <w:t>different probable elements</w:t>
      </w:r>
      <w:r w:rsidR="0060235F">
        <w:rPr>
          <w:rFonts w:cs="Helvetica"/>
          <w:lang w:eastAsia="zh-CN"/>
        </w:rPr>
        <w:t xml:space="preserve"> </w:t>
      </w:r>
      <w:r w:rsidR="00D46C52">
        <w:rPr>
          <w:rFonts w:cs="Helvetica"/>
          <w:lang w:eastAsia="zh-CN"/>
        </w:rPr>
        <w:t xml:space="preserve">should be considered when </w:t>
      </w:r>
      <w:r w:rsidR="00FC3659">
        <w:rPr>
          <w:rFonts w:cs="Helvetica"/>
          <w:lang w:eastAsia="zh-CN"/>
        </w:rPr>
        <w:t xml:space="preserve">attempting to predict future outcomes of </w:t>
      </w:r>
      <w:r w:rsidR="0060235F">
        <w:rPr>
          <w:rFonts w:cs="Helvetica"/>
          <w:lang w:eastAsia="zh-CN"/>
        </w:rPr>
        <w:t xml:space="preserve">an epidemic where transmission </w:t>
      </w:r>
      <w:r w:rsidR="00886B8F">
        <w:rPr>
          <w:rFonts w:cs="Helvetica"/>
          <w:lang w:eastAsia="zh-CN"/>
        </w:rPr>
        <w:t>depends on specific interactions between individuals</w:t>
      </w:r>
      <w:r w:rsidR="0060235F">
        <w:rPr>
          <w:rFonts w:cs="Helvetica"/>
          <w:lang w:eastAsia="zh-CN"/>
        </w:rPr>
        <w:t>.</w:t>
      </w:r>
    </w:p>
    <w:p w14:paraId="4EE1A382" w14:textId="77777777" w:rsidR="00D83B8A" w:rsidRDefault="00D83B8A" w:rsidP="00341B9C">
      <w:pPr>
        <w:pStyle w:val="Heading1"/>
        <w:spacing w:before="360"/>
      </w:pPr>
      <w:bookmarkStart w:id="1" w:name="_Ref385857466"/>
      <w:r>
        <w:t>introduction</w:t>
      </w:r>
      <w:bookmarkEnd w:id="1"/>
      <w:r>
        <w:t xml:space="preserve"> </w:t>
      </w:r>
    </w:p>
    <w:p w14:paraId="1BCA3FD9" w14:textId="45C35B6A" w:rsidR="33DEB5D4" w:rsidRDefault="33DEB5D4">
      <w:r>
        <w:t xml:space="preserve">Coronavirus disease 2019 (COVID-19) is an infectious illness affecting the respiratory system that is caused by </w:t>
      </w:r>
      <w:r>
        <w:t>the virus called SARS-CoV-2. Since its first case was reported in Wuhan, China in late 2019, COVID-19 has illustrated how rapidly a respiratory disease can spread through a population when people engage in daily contact networks. Public health measures like quarantine, isolation and diminished contact rates are often done before the extent of an outbreak is known as the disease can occur before and/or at the same time as symptoms are observed. In such a context, mathematical models come in handy to simulate the dynamics of epidemics, to predict eventual infection waves and determine their size, and to check the effect of modifying epidemic parameters, such as the transmission or recovery rate.</w:t>
      </w:r>
    </w:p>
    <w:p w14:paraId="670E117E" w14:textId="3CA88BBE" w:rsidR="01A0C568" w:rsidRDefault="01A0C568" w:rsidP="01A0C568"/>
    <w:p w14:paraId="37C1FDA9" w14:textId="5196C237" w:rsidR="01A0C568" w:rsidRDefault="33DEB5D4">
      <w:r>
        <w:t>Medical interest in understanding the spread of COVID-19 is growing due to the risk of large outbreaks, resulting in increased hospitali</w:t>
      </w:r>
      <w:ins w:id="2" w:author="Sacan,Ahmet" w:date="2026-06-16T11:29:00Z" w16du:dateUtc="2026-06-16T15:29:00Z">
        <w:r w:rsidR="00787FCE">
          <w:t>z</w:t>
        </w:r>
      </w:ins>
      <w:del w:id="3" w:author="Sacan,Ahmet" w:date="2026-06-16T11:29:00Z" w16du:dateUtc="2026-06-16T15:29:00Z">
        <w:r w:rsidDel="00787FCE">
          <w:delText>s</w:delText>
        </w:r>
      </w:del>
      <w:r>
        <w:t>ation and preventable deaths. A mathematical model can be developed to estimate the number of people who will be infected at a given point in time to help estimate when medical resources may be needed. This project investigates the spread of COVID-19 with both well-mixed SEIR model and contact-network-based model. The well-mixed SEIR model assumes uniform mixing of the population whereas the network model assumes transmission occurs between particular persons. Using these two approaches, differences in assumptions about population mixing can be contrasted with the resulting differences in predictions for peak infections, time to peak and total infections.</w:t>
      </w:r>
    </w:p>
    <w:p w14:paraId="5EDECFFA" w14:textId="77777777" w:rsidR="008B3BD2" w:rsidRDefault="008B3BD2" w:rsidP="008B3BD2"/>
    <w:p w14:paraId="36CD079A" w14:textId="33A5820B" w:rsidR="008B3BD2" w:rsidRDefault="008B3BD2" w:rsidP="008B3BD2">
      <w:pPr>
        <w:pStyle w:val="Heading2"/>
      </w:pPr>
      <w:r>
        <w:t>Physiology</w:t>
      </w:r>
      <w:r w:rsidR="7C9D28A7">
        <w:t xml:space="preserve"> and Disease Background</w:t>
      </w:r>
      <w:r>
        <w:t>:</w:t>
      </w:r>
    </w:p>
    <w:p w14:paraId="56649D69" w14:textId="69279852" w:rsidR="4A1C38AF" w:rsidRDefault="4A1C38AF">
      <w:r>
        <w:t>The virus spreads the most through respiratory droplets and aerosols from an infected person's nose, mouth</w:t>
      </w:r>
      <w:r w:rsidR="161EF0FC">
        <w:t>,</w:t>
      </w:r>
      <w:r>
        <w:t xml:space="preserve"> and lungs when they are breathing, talking, coughing</w:t>
      </w:r>
      <w:r w:rsidR="718520F1">
        <w:t>,</w:t>
      </w:r>
      <w:r>
        <w:t xml:space="preserve"> or sneezing. Once exposed, a person can incubate the virus which replicates </w:t>
      </w:r>
      <w:ins w:id="4" w:author="Sacan,Ahmet" w:date="2026-06-16T11:30:00Z" w16du:dateUtc="2026-06-16T15:30:00Z">
        <w:r w:rsidR="00787FCE">
          <w:t xml:space="preserve">in </w:t>
        </w:r>
      </w:ins>
      <w:r>
        <w:t xml:space="preserve">the body and can cause symptoms. </w:t>
      </w:r>
      <w:commentRangeStart w:id="5"/>
      <w:r>
        <w:t>In SEIR modeling</w:t>
      </w:r>
      <w:commentRangeEnd w:id="5"/>
      <w:r w:rsidR="00787FCE">
        <w:rPr>
          <w:rStyle w:val="CommentReference"/>
          <w:sz w:val="24"/>
          <w:szCs w:val="24"/>
        </w:rPr>
        <w:commentReference w:id="5"/>
      </w:r>
      <w:r w:rsidR="39F93611">
        <w:t>,</w:t>
      </w:r>
      <w:r>
        <w:t xml:space="preserve"> this is the exposed compartment of </w:t>
      </w:r>
      <w:r>
        <w:lastRenderedPageBreak/>
        <w:t>the system (people who are infected but not fully infectious or symptomatically ill). Infectious, can spread the virus to susceptible persons in close contact. Infected people either heal, are isolated or, in more elaborate models, may move to the hospital or death.</w:t>
      </w:r>
    </w:p>
    <w:p w14:paraId="40C3C7E5" w14:textId="64B16CEB" w:rsidR="4D6A6144" w:rsidRDefault="4D6A6144"/>
    <w:p w14:paraId="142E55E3" w14:textId="2E819645" w:rsidR="007B475E" w:rsidRDefault="4A1C38AF" w:rsidP="008B3BD2">
      <w:r>
        <w:t>In the SEIR model, the population is split into four distinct compartments: Susceptible, Exposed, Infected, Recovered. Susceptible persons have not been infected but can be infected when in contact with an infected person. People who have been exposed but are not yet showing symptoms have the virus but are in the latent/incubation period. Patients with the infection can spread it to others. Recovered individuals will not spread the infection anymore and are assumed to be temporarily immune in the model. Biological and behavio</w:t>
      </w:r>
      <w:del w:id="6" w:author="Sacan,Ahmet" w:date="2026-06-16T11:31:00Z" w16du:dateUtc="2026-06-16T15:31:00Z">
        <w:r w:rsidDel="00787FCE">
          <w:delText>u</w:delText>
        </w:r>
      </w:del>
      <w:r>
        <w:t>ral characteristics of the disease process include parameters like contact rate, transmission probability, rate of incubation, and rate of recovery. For instance, the transmission rate indicates the efficiency of the spread of the virus when contact occurs, and the recovery rate is the speed at which infected people become non-infectious.</w:t>
      </w:r>
    </w:p>
    <w:p w14:paraId="11110E1C" w14:textId="77777777" w:rsidR="007B475E" w:rsidRDefault="007B475E" w:rsidP="008B3BD2"/>
    <w:p w14:paraId="155C945A" w14:textId="632A5DF1" w:rsidR="008B3BD2" w:rsidRDefault="008B3BD2" w:rsidP="00FE5FE2">
      <w:pPr>
        <w:pStyle w:val="Heading2"/>
      </w:pPr>
      <w:r>
        <w:t>Goals</w:t>
      </w:r>
    </w:p>
    <w:p w14:paraId="5CAB0355" w14:textId="3CE32696" w:rsidR="01B040C3" w:rsidRDefault="01B040C3">
      <w:r>
        <w:t>The aim of this project is to replicate and develop the COVID-19 SEIR model that Hou et al. used in their research on the effectiveness of the Wuhan quarantine. The first goal is to use the parameter values presented in the paper to implement the basic well-mixed SEIR model and compare the model results to the original publication. The second goal is to conduct parameter analysis for the contact rate, transmission rate and recovery rate to see how each parameter influences the peak infections and time to peak. The third goal is to create a contact-network simulation where the assumption of well-mixed is relaxed and where transmission takes place via a network of individual contacts. This enables the project to contrast the epidemic predictions with and without population structure and connectivity.</w:t>
      </w:r>
    </w:p>
    <w:p w14:paraId="164D037E" w14:textId="72120582" w:rsidR="38656A1C" w:rsidRDefault="38656A1C" w:rsidP="38656A1C"/>
    <w:p w14:paraId="2E01F4F1" w14:textId="27E7FB58" w:rsidR="01B040C3" w:rsidRDefault="01B040C3" w:rsidP="08E0B204">
      <w:r>
        <w:t xml:space="preserve">The purpose of these simulations is to explore the ability of public health interventions to shape the outcomes of an epidemic. For instance, a decrease in the contact rate may be quarantine, social distancing or travel restrictions. Modifying the transmission rate can be the wearing of a mask, vaccination, or behavioral changes that reduce the risk of being infected with each other. A change in the recovery rate may indicate a faster diagnosis, treatment or isolation. The model can be used to gain insights into which of these parameters are most important for controlling an outbreak by </w:t>
      </w:r>
      <w:r w:rsidR="00B33B98">
        <w:t>analyzing</w:t>
      </w:r>
      <w:r>
        <w:t xml:space="preserve"> their effects on the peak level and timing of infection.</w:t>
      </w:r>
    </w:p>
    <w:p w14:paraId="6BBD39F7" w14:textId="77777777" w:rsidR="008B3BD2" w:rsidRDefault="008B3BD2" w:rsidP="008B3BD2"/>
    <w:p w14:paraId="54900EE5" w14:textId="77777777" w:rsidR="008B3BD2" w:rsidRDefault="008B3BD2" w:rsidP="00FE5FE2">
      <w:pPr>
        <w:pStyle w:val="Heading2"/>
      </w:pPr>
      <w:r>
        <w:t>Related Work:</w:t>
      </w:r>
    </w:p>
    <w:p w14:paraId="0CB8A832" w14:textId="12F03BB2" w:rsidR="4E327EA1" w:rsidRDefault="4E327EA1">
      <w:r>
        <w:t>To assess the impact of the Chinese city of Wuhan's quarantine during the early phase of the COVID-19 outbreak, Hou et al. created a well-mixed SEIR model. They analyzed the effect of the quarantine on the epidemic trajectory using transmission dynamics, and assessed the potential for reducing the contact between people to delay and/or decrease the number of infections. The present project extends this study in two ways: first by reproducing the basic SEIR results and second by exploring the model using parameter sweeps and a stochastic simulation using a network.</w:t>
      </w:r>
    </w:p>
    <w:p w14:paraId="6773D9AC" w14:textId="5E1341C3" w:rsidR="2D5F3CA7" w:rsidRDefault="2D5F3CA7" w:rsidP="2D5F3CA7"/>
    <w:p w14:paraId="7BB85F90" w14:textId="3CE75D1F" w:rsidR="004D3CB2" w:rsidRDefault="4E327EA1" w:rsidP="74CC0E8F">
      <w:r>
        <w:t>Other COVID-19 modeling efforts have also relied on SEIR-type models to analyze the impact of quarantine and travel restrictions. Later modelling of travel restrictions in Wuhan showed that they lowered the risk of exports and slowed the spread of the epidemic, lending further support to the concept that early restrictions could change the dynamics of an epidemic. Network-based models are another step closer to reality because they take into account that individuals do not randomly interact with everyone else. Instead, the infection is transmitted through organized contacts like families, schools, places of work, communities, etc. This project examines how the model structure impacts prediction and the need to choose model assumptions that reflect the biological and social characteristics of disease transmission by comparing a well-mixed model with a contact-network model.</w:t>
      </w:r>
    </w:p>
    <w:p w14:paraId="4AC3A57A" w14:textId="248C3112" w:rsidR="00D83B8A" w:rsidRDefault="00D83B8A" w:rsidP="00341B9C">
      <w:pPr>
        <w:pStyle w:val="Heading1"/>
        <w:spacing w:before="360"/>
      </w:pPr>
      <w:r>
        <w:t>methods</w:t>
      </w:r>
    </w:p>
    <w:p w14:paraId="7BC74B24" w14:textId="043B6D46" w:rsidR="006A6E1C" w:rsidRDefault="00FC2CE3" w:rsidP="006A6E1C">
      <w:pPr>
        <w:pStyle w:val="Heading2"/>
      </w:pPr>
      <w:r w:rsidRPr="00B92A25">
        <w:rPr>
          <w:noProof/>
        </w:rPr>
        <w:drawing>
          <wp:anchor distT="0" distB="0" distL="114300" distR="114300" simplePos="0" relativeHeight="251658241" behindDoc="0" locked="0" layoutInCell="1" allowOverlap="1" wp14:anchorId="3F91F46E" wp14:editId="6DF4D9D5">
            <wp:simplePos x="0" y="0"/>
            <wp:positionH relativeFrom="column">
              <wp:posOffset>133654</wp:posOffset>
            </wp:positionH>
            <wp:positionV relativeFrom="paragraph">
              <wp:posOffset>253172</wp:posOffset>
            </wp:positionV>
            <wp:extent cx="2898648" cy="2423160"/>
            <wp:effectExtent l="0" t="0" r="0" b="0"/>
            <wp:wrapTopAndBottom/>
            <wp:docPr id="735616363" name="Picture 1" descr="The diagram illustrates a SIRS (Susceptible, Exposed, Infected, Recovered) model showing the transitions between different stages of an infectious disease, with contact rates (r1 and r2), infection rates (ￃﾟ1 and ￃﾟ2), and recovery rates (a and 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16363" name="Picture 1" descr="The diagram illustrates a SIRS (Susceptible, Exposed, Infected, Recovered) model showing the transitions between different stages of an infectious disease, with contact rates (r1 and r2), infection rates (ￃﾟ1 and ￃﾟ2), and recovery rates (a and Y).&#10;&#10;AI-generated content may be incorrect."/>
                    <pic:cNvPicPr/>
                  </pic:nvPicPr>
                  <pic:blipFill rotWithShape="1">
                    <a:blip r:embed="rId17" cstate="print">
                      <a:extLst>
                        <a:ext uri="{28A0092B-C50C-407E-A947-70E740481C1C}">
                          <a14:useLocalDpi xmlns:a14="http://schemas.microsoft.com/office/drawing/2010/main" val="0"/>
                        </a:ext>
                      </a:extLst>
                    </a:blip>
                    <a:srcRect t="1" b="1786"/>
                    <a:stretch>
                      <a:fillRect/>
                    </a:stretch>
                  </pic:blipFill>
                  <pic:spPr bwMode="auto">
                    <a:xfrm>
                      <a:off x="0" y="0"/>
                      <a:ext cx="2898648" cy="2423160"/>
                    </a:xfrm>
                    <a:prstGeom prst="rect">
                      <a:avLst/>
                    </a:prstGeom>
                    <a:ln>
                      <a:noFill/>
                    </a:ln>
                    <a:extLst>
                      <a:ext uri="{53640926-AAD7-44D8-BBD7-CCE9431645EC}">
                        <a14:shadowObscured xmlns:a14="http://schemas.microsoft.com/office/drawing/2010/main"/>
                      </a:ext>
                    </a:extLst>
                  </pic:spPr>
                </pic:pic>
              </a:graphicData>
            </a:graphic>
          </wp:anchor>
        </w:drawing>
      </w:r>
      <w:r w:rsidR="006A6E1C">
        <w:t>Basic Model: Well Mixed SEIR Model</w:t>
      </w:r>
    </w:p>
    <w:p w14:paraId="04E9AFF9" w14:textId="68AF0BAB" w:rsidR="00FC2CE3" w:rsidRPr="00FC2CE3" w:rsidRDefault="00FC2CE3" w:rsidP="00FC2CE3">
      <w:pPr>
        <w:pStyle w:val="Caption"/>
      </w:pPr>
      <w:r w:rsidRPr="000D0FAA">
        <w:rPr>
          <w:b/>
          <w:bCs/>
        </w:rPr>
        <w:lastRenderedPageBreak/>
        <w:t xml:space="preserve">Figure </w:t>
      </w:r>
      <w:r w:rsidRPr="000D0FAA">
        <w:rPr>
          <w:b/>
          <w:bCs/>
        </w:rPr>
        <w:fldChar w:fldCharType="begin"/>
      </w:r>
      <w:r w:rsidRPr="000D0FAA">
        <w:rPr>
          <w:b/>
          <w:bCs/>
        </w:rPr>
        <w:instrText xml:space="preserve"> SEQ Figure \* ARABIC </w:instrText>
      </w:r>
      <w:r w:rsidRPr="000D0FAA">
        <w:rPr>
          <w:b/>
          <w:bCs/>
        </w:rPr>
        <w:fldChar w:fldCharType="separate"/>
      </w:r>
      <w:r w:rsidR="004617B1">
        <w:rPr>
          <w:b/>
          <w:bCs/>
          <w:noProof/>
        </w:rPr>
        <w:t>1</w:t>
      </w:r>
      <w:r w:rsidRPr="000D0FAA">
        <w:rPr>
          <w:b/>
          <w:bCs/>
        </w:rPr>
        <w:fldChar w:fldCharType="end"/>
      </w:r>
      <w:r w:rsidRPr="000D0FAA">
        <w:rPr>
          <w:b/>
          <w:bCs/>
        </w:rPr>
        <w:t>: Basic SEIR Model</w:t>
      </w:r>
      <w:r>
        <w:t xml:space="preserve"> The figure shows the system and diagram outlining the well-mixed susceptible-exposed-infectious-recovered (SEIR) model. The rates depicted describe the relationship between populations involved in transmission of COVID-19.</w:t>
      </w:r>
    </w:p>
    <w:p w14:paraId="50FB7DE5" w14:textId="76719E24" w:rsidR="00164BD9" w:rsidRDefault="006A6E1C" w:rsidP="00164BD9">
      <w:r>
        <w:t>The Basic Model is a</w:t>
      </w:r>
      <w:r w:rsidR="00A95D48">
        <w:t xml:space="preserve"> well</w:t>
      </w:r>
      <w:r w:rsidR="00A10803">
        <w:t>-</w:t>
      </w:r>
      <w:r w:rsidR="00A95D48">
        <w:t>mixed model using a system</w:t>
      </w:r>
      <w:r w:rsidR="00164BD9">
        <w:t xml:space="preserve"> of differential equations to computationally simulate how the SEIR populations changed from day to day. The model equations </w:t>
      </w:r>
      <w:r w:rsidR="009A0093">
        <w:t xml:space="preserve">in Figure 1 </w:t>
      </w:r>
      <w:r w:rsidR="00164BD9">
        <w:t>and parameters</w:t>
      </w:r>
      <w:r w:rsidR="009A0093">
        <w:t xml:space="preserve"> in table 1</w:t>
      </w:r>
      <w:r w:rsidR="00164BD9">
        <w:t xml:space="preserve"> were designed after the ones in “The effectiveness of quarantine of Wuhan city against the </w:t>
      </w:r>
      <w:r w:rsidR="00164BD9">
        <w:rPr>
          <w:rFonts w:hint="eastAsia"/>
        </w:rPr>
        <w:t>Corona Virus Disease 2019 (COVID</w:t>
      </w:r>
      <w:r w:rsidR="00164BD9">
        <w:rPr>
          <w:rFonts w:hint="eastAsia"/>
        </w:rPr>
        <w:t>‐</w:t>
      </w:r>
      <w:r w:rsidR="00164BD9">
        <w:rPr>
          <w:rFonts w:hint="eastAsia"/>
        </w:rPr>
        <w:t>19): A well</w:t>
      </w:r>
      <w:r w:rsidR="00164BD9">
        <w:rPr>
          <w:rFonts w:hint="eastAsia"/>
        </w:rPr>
        <w:t>‐</w:t>
      </w:r>
      <w:r w:rsidR="00164BD9">
        <w:rPr>
          <w:rFonts w:hint="eastAsia"/>
        </w:rPr>
        <w:t>mixed</w:t>
      </w:r>
      <w:r w:rsidR="00164BD9">
        <w:t xml:space="preserve"> SEIR model analysis” by Can Hou et al. The system of equations used to create the model were:</w:t>
      </w:r>
    </w:p>
    <w:p w14:paraId="0216C8A4" w14:textId="77777777" w:rsidR="00164BD9" w:rsidRDefault="00164BD9" w:rsidP="00164BD9"/>
    <w:p w14:paraId="77EC6507" w14:textId="4566EA25" w:rsidR="00164BD9" w:rsidRPr="00613442" w:rsidRDefault="00000000" w:rsidP="00164BD9">
      <w:pPr>
        <w:spacing w:line="240" w:lineRule="auto"/>
      </w:pPr>
      <m:oMathPara>
        <m:oMathParaPr>
          <m:jc m:val="center"/>
        </m:oMathParaPr>
        <m:oMath>
          <m:f>
            <m:fPr>
              <m:ctrlPr>
                <w:rPr>
                  <w:rFonts w:ascii="Cambria Math" w:hAnsi="Cambria Math"/>
                </w:rPr>
              </m:ctrlPr>
            </m:fPr>
            <m:num>
              <m:r>
                <m:rPr>
                  <m:nor/>
                </m:rPr>
                <w:rPr>
                  <w:rFonts w:ascii="Cambria Math" w:hAnsi="Cambria Math"/>
                </w:rPr>
                <m:t>dS</m:t>
              </m:r>
            </m:num>
            <m:den>
              <m:r>
                <m:rPr>
                  <m:nor/>
                </m:rPr>
                <w:rPr>
                  <w:rFonts w:ascii="Cambria Math" w:hAnsi="Cambria Math"/>
                </w:rPr>
                <m:t>dt</m:t>
              </m:r>
            </m:den>
          </m:f>
          <m:r>
            <m:rPr>
              <m:nor/>
            </m:rPr>
            <w:rPr>
              <w:rFonts w:ascii="Cambria Math" w:hAnsi="Cambria Math"/>
            </w:rPr>
            <m:t>=-</m:t>
          </m:r>
          <m:sSub>
            <m:sSubPr>
              <m:ctrlPr>
                <w:rPr>
                  <w:rFonts w:ascii="Cambria Math" w:hAnsi="Cambria Math"/>
                </w:rPr>
              </m:ctrlPr>
            </m:sSubPr>
            <m:e>
              <m:r>
                <m:rPr>
                  <m:nor/>
                </m:rPr>
                <w:rPr>
                  <w:rFonts w:ascii="Cambria Math" w:hAnsi="Cambria Math"/>
                </w:rPr>
                <m:t>r</m:t>
              </m:r>
            </m:e>
            <m:sub>
              <m:r>
                <m:rPr>
                  <m:nor/>
                </m:rPr>
                <w:rPr>
                  <w:rFonts w:ascii="Cambria Math" w:hAnsi="Cambria Math"/>
                </w:rPr>
                <m:t>1</m:t>
              </m:r>
            </m:sub>
          </m:sSub>
          <m:sSub>
            <m:sSubPr>
              <m:ctrlPr>
                <w:rPr>
                  <w:rFonts w:ascii="Cambria Math" w:hAnsi="Cambria Math"/>
                </w:rPr>
              </m:ctrlPr>
            </m:sSubPr>
            <m:e>
              <m:r>
                <m:rPr>
                  <m:nor/>
                </m:rPr>
                <w:rPr>
                  <w:rFonts w:ascii="Cambria Math" w:hAnsi="Cambria Math"/>
                </w:rPr>
                <m:t>β</m:t>
              </m:r>
            </m:e>
            <m:sub>
              <m:r>
                <m:rPr>
                  <m:nor/>
                </m:rPr>
                <w:rPr>
                  <w:rFonts w:ascii="Cambria Math" w:hAnsi="Cambria Math"/>
                </w:rPr>
                <m:t>1</m:t>
              </m:r>
            </m:sub>
          </m:sSub>
          <m:f>
            <m:fPr>
              <m:ctrlPr>
                <w:rPr>
                  <w:rFonts w:ascii="Cambria Math" w:hAnsi="Cambria Math"/>
                </w:rPr>
              </m:ctrlPr>
            </m:fPr>
            <m:num>
              <m:r>
                <m:rPr>
                  <m:nor/>
                </m:rPr>
                <w:rPr>
                  <w:rFonts w:ascii="Cambria Math" w:hAnsi="Cambria Math"/>
                </w:rPr>
                <m:t>IS</m:t>
              </m:r>
            </m:num>
            <m:den>
              <m:r>
                <m:rPr>
                  <m:nor/>
                </m:rPr>
                <w:rPr>
                  <w:rFonts w:ascii="Cambria Math" w:hAnsi="Cambria Math"/>
                </w:rPr>
                <m:t>N</m:t>
              </m:r>
            </m:den>
          </m:f>
          <m:r>
            <m:rPr>
              <m:nor/>
            </m:rPr>
            <w:rPr>
              <w:rFonts w:ascii="Cambria Math" w:hAnsi="Cambria Math"/>
            </w:rPr>
            <m:t>-</m:t>
          </m:r>
          <m:sSub>
            <m:sSubPr>
              <m:ctrlPr>
                <w:rPr>
                  <w:rFonts w:ascii="Cambria Math" w:hAnsi="Cambria Math"/>
                </w:rPr>
              </m:ctrlPr>
            </m:sSubPr>
            <m:e>
              <m:r>
                <m:rPr>
                  <m:nor/>
                </m:rPr>
                <w:rPr>
                  <w:rFonts w:ascii="Cambria Math" w:hAnsi="Cambria Math"/>
                </w:rPr>
                <m:t>r</m:t>
              </m:r>
            </m:e>
            <m:sub>
              <m:r>
                <m:rPr>
                  <m:nor/>
                </m:rPr>
                <w:rPr>
                  <w:rFonts w:ascii="Cambria Math" w:hAnsi="Cambria Math"/>
                </w:rPr>
                <m:t>2</m:t>
              </m:r>
            </m:sub>
          </m:sSub>
          <m:sSub>
            <m:sSubPr>
              <m:ctrlPr>
                <w:rPr>
                  <w:rFonts w:ascii="Cambria Math" w:hAnsi="Cambria Math"/>
                </w:rPr>
              </m:ctrlPr>
            </m:sSubPr>
            <m:e>
              <m:r>
                <m:rPr>
                  <m:nor/>
                </m:rPr>
                <w:rPr>
                  <w:rFonts w:ascii="Cambria Math" w:hAnsi="Cambria Math"/>
                </w:rPr>
                <m:t>β</m:t>
              </m:r>
            </m:e>
            <m:sub>
              <m:r>
                <m:rPr>
                  <m:nor/>
                </m:rPr>
                <w:rPr>
                  <w:rFonts w:ascii="Cambria Math" w:hAnsi="Cambria Math"/>
                </w:rPr>
                <m:t>2</m:t>
              </m:r>
            </m:sub>
          </m:sSub>
          <m:f>
            <m:fPr>
              <m:ctrlPr>
                <w:rPr>
                  <w:rFonts w:ascii="Cambria Math" w:hAnsi="Cambria Math"/>
                </w:rPr>
              </m:ctrlPr>
            </m:fPr>
            <m:num>
              <m:r>
                <m:rPr>
                  <m:nor/>
                </m:rPr>
                <w:rPr>
                  <w:rFonts w:ascii="Cambria Math" w:hAnsi="Cambria Math"/>
                </w:rPr>
                <m:t>ES</m:t>
              </m:r>
            </m:num>
            <m:den>
              <m:r>
                <m:rPr>
                  <m:nor/>
                </m:rPr>
                <w:rPr>
                  <w:rFonts w:ascii="Cambria Math" w:hAnsi="Cambria Math"/>
                </w:rPr>
                <m:t>N</m:t>
              </m:r>
            </m:den>
          </m:f>
        </m:oMath>
      </m:oMathPara>
    </w:p>
    <w:p w14:paraId="1050A168" w14:textId="6BBACA2D" w:rsidR="00164BD9" w:rsidRPr="00613442" w:rsidRDefault="00000000" w:rsidP="00164BD9">
      <w:pPr>
        <w:spacing w:line="240" w:lineRule="auto"/>
      </w:pPr>
      <m:oMathPara>
        <m:oMathParaPr>
          <m:jc m:val="center"/>
        </m:oMathParaPr>
        <m:oMath>
          <m:f>
            <m:fPr>
              <m:ctrlPr>
                <w:rPr>
                  <w:rFonts w:ascii="Cambria Math" w:hAnsi="Cambria Math"/>
                </w:rPr>
              </m:ctrlPr>
            </m:fPr>
            <m:num>
              <m:r>
                <m:rPr>
                  <m:nor/>
                </m:rPr>
                <w:rPr>
                  <w:rFonts w:ascii="Cambria Math" w:hAnsi="Cambria Math"/>
                </w:rPr>
                <m:t>dE</m:t>
              </m:r>
            </m:num>
            <m:den>
              <m:r>
                <m:rPr>
                  <m:nor/>
                </m:rPr>
                <w:rPr>
                  <w:rFonts w:ascii="Cambria Math" w:hAnsi="Cambria Math"/>
                </w:rPr>
                <m:t>dt</m:t>
              </m:r>
            </m:den>
          </m:f>
          <m:r>
            <m:rPr>
              <m:nor/>
            </m:rPr>
            <w:rPr>
              <w:rFonts w:ascii="Cambria Math" w:hAnsi="Cambria Math"/>
            </w:rPr>
            <m:t>=</m:t>
          </m:r>
          <m:sSub>
            <m:sSubPr>
              <m:ctrlPr>
                <w:rPr>
                  <w:rFonts w:ascii="Cambria Math" w:hAnsi="Cambria Math"/>
                </w:rPr>
              </m:ctrlPr>
            </m:sSubPr>
            <m:e>
              <m:r>
                <m:rPr>
                  <m:nor/>
                </m:rPr>
                <w:rPr>
                  <w:rFonts w:ascii="Cambria Math" w:hAnsi="Cambria Math"/>
                </w:rPr>
                <m:t>r</m:t>
              </m:r>
            </m:e>
            <m:sub>
              <m:r>
                <m:rPr>
                  <m:nor/>
                </m:rPr>
                <w:rPr>
                  <w:rFonts w:ascii="Cambria Math" w:hAnsi="Cambria Math"/>
                </w:rPr>
                <m:t>1</m:t>
              </m:r>
            </m:sub>
          </m:sSub>
          <m:sSub>
            <m:sSubPr>
              <m:ctrlPr>
                <w:rPr>
                  <w:rFonts w:ascii="Cambria Math" w:hAnsi="Cambria Math"/>
                </w:rPr>
              </m:ctrlPr>
            </m:sSubPr>
            <m:e>
              <m:r>
                <m:rPr>
                  <m:nor/>
                </m:rPr>
                <w:rPr>
                  <w:rFonts w:ascii="Cambria Math" w:hAnsi="Cambria Math"/>
                </w:rPr>
                <m:t>β</m:t>
              </m:r>
            </m:e>
            <m:sub>
              <m:r>
                <m:rPr>
                  <m:nor/>
                </m:rPr>
                <w:rPr>
                  <w:rFonts w:ascii="Cambria Math" w:hAnsi="Cambria Math"/>
                </w:rPr>
                <m:t>1</m:t>
              </m:r>
            </m:sub>
          </m:sSub>
          <m:f>
            <m:fPr>
              <m:ctrlPr>
                <w:rPr>
                  <w:rFonts w:ascii="Cambria Math" w:hAnsi="Cambria Math"/>
                </w:rPr>
              </m:ctrlPr>
            </m:fPr>
            <m:num>
              <m:r>
                <m:rPr>
                  <m:nor/>
                </m:rPr>
                <w:rPr>
                  <w:rFonts w:ascii="Cambria Math" w:hAnsi="Cambria Math"/>
                </w:rPr>
                <m:t>IS</m:t>
              </m:r>
            </m:num>
            <m:den>
              <m:r>
                <m:rPr>
                  <m:nor/>
                </m:rPr>
                <w:rPr>
                  <w:rFonts w:ascii="Cambria Math" w:hAnsi="Cambria Math"/>
                </w:rPr>
                <m:t>N</m:t>
              </m:r>
            </m:den>
          </m:f>
          <m:r>
            <m:rPr>
              <m:nor/>
            </m:rPr>
            <w:rPr>
              <w:rFonts w:ascii="Cambria Math" w:hAnsi="Cambria Math"/>
            </w:rPr>
            <m:t>-αE+</m:t>
          </m:r>
          <m:sSub>
            <m:sSubPr>
              <m:ctrlPr>
                <w:rPr>
                  <w:rFonts w:ascii="Cambria Math" w:hAnsi="Cambria Math"/>
                </w:rPr>
              </m:ctrlPr>
            </m:sSubPr>
            <m:e>
              <m:r>
                <m:rPr>
                  <m:nor/>
                </m:rPr>
                <w:rPr>
                  <w:rFonts w:ascii="Cambria Math" w:hAnsi="Cambria Math"/>
                </w:rPr>
                <m:t>r</m:t>
              </m:r>
            </m:e>
            <m:sub>
              <m:r>
                <m:rPr>
                  <m:nor/>
                </m:rPr>
                <w:rPr>
                  <w:rFonts w:ascii="Cambria Math" w:hAnsi="Cambria Math"/>
                </w:rPr>
                <m:t>2</m:t>
              </m:r>
            </m:sub>
          </m:sSub>
          <m:sSub>
            <m:sSubPr>
              <m:ctrlPr>
                <w:rPr>
                  <w:rFonts w:ascii="Cambria Math" w:hAnsi="Cambria Math"/>
                </w:rPr>
              </m:ctrlPr>
            </m:sSubPr>
            <m:e>
              <m:r>
                <m:rPr>
                  <m:nor/>
                </m:rPr>
                <w:rPr>
                  <w:rFonts w:ascii="Cambria Math" w:hAnsi="Cambria Math"/>
                </w:rPr>
                <m:t>β</m:t>
              </m:r>
            </m:e>
            <m:sub>
              <m:r>
                <m:rPr>
                  <m:nor/>
                </m:rPr>
                <w:rPr>
                  <w:rFonts w:ascii="Cambria Math" w:hAnsi="Cambria Math"/>
                </w:rPr>
                <m:t>2</m:t>
              </m:r>
            </m:sub>
          </m:sSub>
          <m:f>
            <m:fPr>
              <m:ctrlPr>
                <w:rPr>
                  <w:rFonts w:ascii="Cambria Math" w:hAnsi="Cambria Math"/>
                </w:rPr>
              </m:ctrlPr>
            </m:fPr>
            <m:num>
              <m:r>
                <m:rPr>
                  <m:nor/>
                </m:rPr>
                <w:rPr>
                  <w:rFonts w:ascii="Cambria Math" w:hAnsi="Cambria Math"/>
                </w:rPr>
                <m:t>ES</m:t>
              </m:r>
            </m:num>
            <m:den>
              <m:r>
                <m:rPr>
                  <m:nor/>
                </m:rPr>
                <w:rPr>
                  <w:rFonts w:ascii="Cambria Math" w:hAnsi="Cambria Math"/>
                </w:rPr>
                <m:t>N</m:t>
              </m:r>
            </m:den>
          </m:f>
        </m:oMath>
      </m:oMathPara>
    </w:p>
    <w:p w14:paraId="59E8F5F3" w14:textId="7F1F3542" w:rsidR="00164BD9" w:rsidRPr="00613442" w:rsidRDefault="00000000" w:rsidP="00164BD9">
      <w:pPr>
        <w:spacing w:line="240" w:lineRule="auto"/>
      </w:pPr>
      <m:oMathPara>
        <m:oMathParaPr>
          <m:jc m:val="center"/>
        </m:oMathParaPr>
        <m:oMath>
          <m:f>
            <m:fPr>
              <m:ctrlPr>
                <w:rPr>
                  <w:rFonts w:ascii="Cambria Math" w:hAnsi="Cambria Math"/>
                </w:rPr>
              </m:ctrlPr>
            </m:fPr>
            <m:num>
              <m:r>
                <m:rPr>
                  <m:nor/>
                </m:rPr>
                <w:rPr>
                  <w:rFonts w:ascii="Cambria Math" w:hAnsi="Cambria Math"/>
                </w:rPr>
                <m:t>dI</m:t>
              </m:r>
            </m:num>
            <m:den>
              <m:r>
                <m:rPr>
                  <m:nor/>
                </m:rPr>
                <w:rPr>
                  <w:rFonts w:ascii="Cambria Math" w:hAnsi="Cambria Math"/>
                </w:rPr>
                <m:t>dt</m:t>
              </m:r>
            </m:den>
          </m:f>
          <m:r>
            <m:rPr>
              <m:nor/>
            </m:rPr>
            <w:rPr>
              <w:rFonts w:ascii="Cambria Math" w:hAnsi="Cambria Math"/>
            </w:rPr>
            <m:t>=αE-γI</m:t>
          </m:r>
        </m:oMath>
      </m:oMathPara>
    </w:p>
    <w:p w14:paraId="0A990F17" w14:textId="133D5CC8" w:rsidR="00164BD9" w:rsidRPr="007B475E" w:rsidRDefault="00000000" w:rsidP="00164BD9">
      <w:pPr>
        <w:spacing w:line="240" w:lineRule="auto"/>
      </w:pPr>
      <m:oMathPara>
        <m:oMathParaPr>
          <m:jc m:val="center"/>
        </m:oMathParaPr>
        <m:oMath>
          <m:f>
            <m:fPr>
              <m:ctrlPr>
                <w:rPr>
                  <w:rFonts w:ascii="Cambria Math" w:hAnsi="Cambria Math"/>
                </w:rPr>
              </m:ctrlPr>
            </m:fPr>
            <m:num>
              <m:r>
                <m:rPr>
                  <m:nor/>
                </m:rPr>
                <w:rPr>
                  <w:rFonts w:ascii="Cambria Math" w:hAnsi="Cambria Math"/>
                </w:rPr>
                <m:t>dR</m:t>
              </m:r>
            </m:num>
            <m:den>
              <m:r>
                <m:rPr>
                  <m:nor/>
                </m:rPr>
                <w:rPr>
                  <w:rFonts w:ascii="Cambria Math" w:hAnsi="Cambria Math"/>
                </w:rPr>
                <m:t>dt</m:t>
              </m:r>
            </m:den>
          </m:f>
          <m:r>
            <m:rPr>
              <m:nor/>
            </m:rPr>
            <w:rPr>
              <w:rFonts w:ascii="Cambria Math" w:hAnsi="Cambria Math"/>
            </w:rPr>
            <m:t>=γI</m:t>
          </m:r>
        </m:oMath>
      </m:oMathPara>
    </w:p>
    <w:p w14:paraId="0186C7AC" w14:textId="77777777" w:rsidR="007B475E" w:rsidRPr="00613442" w:rsidRDefault="007B475E" w:rsidP="00164BD9">
      <w:pPr>
        <w:spacing w:line="240" w:lineRule="auto"/>
      </w:pPr>
    </w:p>
    <w:p w14:paraId="0DEC9954" w14:textId="380FA699" w:rsidR="000D0FAA" w:rsidRDefault="000D0FAA" w:rsidP="007B475E">
      <w:pPr>
        <w:keepNext/>
        <w:spacing w:line="240" w:lineRule="auto"/>
        <w:jc w:val="center"/>
      </w:pPr>
    </w:p>
    <w:p w14:paraId="477DCAB4" w14:textId="77777777" w:rsidR="0081155C" w:rsidRPr="0081155C" w:rsidRDefault="0081155C" w:rsidP="0081155C"/>
    <w:tbl>
      <w:tblPr>
        <w:tblStyle w:val="TableGrid"/>
        <w:tblW w:w="5000" w:type="pct"/>
        <w:tblLook w:val="0000" w:firstRow="0" w:lastRow="0" w:firstColumn="0" w:lastColumn="0" w:noHBand="0" w:noVBand="0"/>
      </w:tblPr>
      <w:tblGrid>
        <w:gridCol w:w="898"/>
        <w:gridCol w:w="2427"/>
        <w:gridCol w:w="1795"/>
      </w:tblGrid>
      <w:tr w:rsidR="009C71ED" w:rsidRPr="00970D25" w14:paraId="4AD5D970" w14:textId="77777777" w:rsidTr="00D466C3">
        <w:tc>
          <w:tcPr>
            <w:tcW w:w="877" w:type="pct"/>
          </w:tcPr>
          <w:p w14:paraId="243B8B62" w14:textId="77777777" w:rsidR="009C71ED" w:rsidRPr="00970D25" w:rsidRDefault="009C71ED" w:rsidP="00AC75CE">
            <w:pPr>
              <w:pStyle w:val="TableColumnhead"/>
              <w:spacing w:after="60"/>
              <w:rPr>
                <w:sz w:val="20"/>
              </w:rPr>
            </w:pPr>
            <w:r w:rsidRPr="00970D25">
              <w:rPr>
                <w:sz w:val="20"/>
              </w:rPr>
              <w:t>Symbol</w:t>
            </w:r>
          </w:p>
        </w:tc>
        <w:tc>
          <w:tcPr>
            <w:tcW w:w="2370" w:type="pct"/>
          </w:tcPr>
          <w:p w14:paraId="1B5F067F" w14:textId="77777777" w:rsidR="009C71ED" w:rsidRPr="00970D25" w:rsidRDefault="009C71ED" w:rsidP="00AC75CE">
            <w:pPr>
              <w:pStyle w:val="TableColumnhead"/>
              <w:spacing w:after="60"/>
              <w:rPr>
                <w:sz w:val="20"/>
              </w:rPr>
            </w:pPr>
            <w:r w:rsidRPr="00970D25">
              <w:rPr>
                <w:sz w:val="20"/>
              </w:rPr>
              <w:t>Name</w:t>
            </w:r>
          </w:p>
        </w:tc>
        <w:tc>
          <w:tcPr>
            <w:tcW w:w="1753" w:type="pct"/>
          </w:tcPr>
          <w:p w14:paraId="2788EC16" w14:textId="77777777" w:rsidR="009C71ED" w:rsidRPr="00970D25" w:rsidRDefault="009C71ED" w:rsidP="00AC75CE">
            <w:pPr>
              <w:pStyle w:val="TableColumnhead"/>
              <w:spacing w:after="60"/>
              <w:jc w:val="center"/>
              <w:rPr>
                <w:sz w:val="20"/>
              </w:rPr>
            </w:pPr>
            <w:r w:rsidRPr="00970D25">
              <w:rPr>
                <w:sz w:val="20"/>
              </w:rPr>
              <w:t>Value</w:t>
            </w:r>
          </w:p>
        </w:tc>
      </w:tr>
      <w:tr w:rsidR="006C593F" w:rsidRPr="00970D25" w14:paraId="4A791593" w14:textId="77777777" w:rsidTr="006C593F">
        <w:tc>
          <w:tcPr>
            <w:tcW w:w="877" w:type="pct"/>
          </w:tcPr>
          <w:p w14:paraId="2BCABBCD" w14:textId="77777777" w:rsidR="006C593F" w:rsidRPr="00970D25" w:rsidRDefault="006C593F" w:rsidP="00AC75CE">
            <w:pPr>
              <w:pStyle w:val="TableColumnhead"/>
              <w:spacing w:after="60"/>
              <w:rPr>
                <w:sz w:val="20"/>
              </w:rPr>
            </w:pPr>
          </w:p>
        </w:tc>
        <w:tc>
          <w:tcPr>
            <w:tcW w:w="4123" w:type="pct"/>
            <w:gridSpan w:val="2"/>
          </w:tcPr>
          <w:p w14:paraId="041F93E3" w14:textId="0B34F78D" w:rsidR="006C593F" w:rsidRPr="00970D25" w:rsidRDefault="006C593F" w:rsidP="006C593F">
            <w:pPr>
              <w:pStyle w:val="TableColumnhead"/>
              <w:spacing w:after="60"/>
              <w:rPr>
                <w:sz w:val="20"/>
              </w:rPr>
            </w:pPr>
            <w:r>
              <w:rPr>
                <w:sz w:val="20"/>
              </w:rPr>
              <w:t>Populations:</w:t>
            </w:r>
          </w:p>
        </w:tc>
      </w:tr>
      <w:tr w:rsidR="009C71ED" w:rsidRPr="00970D25" w14:paraId="7D902743" w14:textId="77777777" w:rsidTr="00D466C3">
        <w:tc>
          <w:tcPr>
            <w:tcW w:w="877" w:type="pct"/>
          </w:tcPr>
          <w:p w14:paraId="0903888A" w14:textId="2862C2DF" w:rsidR="009C71ED" w:rsidRPr="00970D25" w:rsidRDefault="009C71ED" w:rsidP="00D466C3">
            <w:pPr>
              <w:pStyle w:val="Tablebodyfirst"/>
              <w:ind w:left="0" w:firstLine="0"/>
              <w:jc w:val="center"/>
              <w:rPr>
                <w:sz w:val="20"/>
              </w:rPr>
            </w:pPr>
            <m:oMathPara>
              <m:oMath>
                <m:r>
                  <w:rPr>
                    <w:rFonts w:ascii="Cambria Math" w:hAnsi="Cambria Math"/>
                    <w:sz w:val="20"/>
                  </w:rPr>
                  <m:t>S</m:t>
                </m:r>
              </m:oMath>
            </m:oMathPara>
          </w:p>
        </w:tc>
        <w:tc>
          <w:tcPr>
            <w:tcW w:w="2370" w:type="pct"/>
          </w:tcPr>
          <w:p w14:paraId="6799CA5B" w14:textId="61143088" w:rsidR="009C71ED" w:rsidRPr="00970D25" w:rsidRDefault="009C71ED" w:rsidP="00AC75CE">
            <w:pPr>
              <w:pStyle w:val="Tablebodyfirst"/>
              <w:rPr>
                <w:sz w:val="20"/>
              </w:rPr>
            </w:pPr>
            <w:r>
              <w:rPr>
                <w:sz w:val="20"/>
              </w:rPr>
              <w:t>Susceptible Population</w:t>
            </w:r>
          </w:p>
        </w:tc>
        <w:tc>
          <w:tcPr>
            <w:tcW w:w="1753" w:type="pct"/>
          </w:tcPr>
          <w:p w14:paraId="11F4F60E" w14:textId="3E9FF799" w:rsidR="009C71ED" w:rsidRPr="00970D25" w:rsidRDefault="00000000" w:rsidP="00AC75CE">
            <w:pPr>
              <w:pStyle w:val="Tablebodyfirst"/>
              <w:jc w:val="center"/>
              <w:rPr>
                <w:sz w:val="20"/>
              </w:rPr>
            </w:pPr>
            <m:oMathPara>
              <m:oMath>
                <m:sSub>
                  <m:sSubPr>
                    <m:ctrlPr>
                      <w:rPr>
                        <w:rFonts w:ascii="Cambria Math" w:hAnsi="Cambria Math"/>
                        <w:sz w:val="20"/>
                      </w:rPr>
                    </m:ctrlPr>
                  </m:sSubPr>
                  <m:e>
                    <m:r>
                      <w:rPr>
                        <w:rFonts w:ascii="Cambria Math" w:hAnsi="Cambria Math"/>
                        <w:sz w:val="20"/>
                      </w:rPr>
                      <m:t>S</m:t>
                    </m:r>
                  </m:e>
                  <m:sub>
                    <m:r>
                      <w:rPr>
                        <w:rFonts w:ascii="Cambria Math" w:hAnsi="Cambria Math"/>
                        <w:sz w:val="20"/>
                      </w:rPr>
                      <m:t>0</m:t>
                    </m:r>
                  </m:sub>
                </m:sSub>
                <m:r>
                  <w:rPr>
                    <w:rFonts w:ascii="Cambria Math" w:hAnsi="Cambria Math"/>
                    <w:sz w:val="20"/>
                  </w:rPr>
                  <m:t>=11080778</m:t>
                </m:r>
              </m:oMath>
            </m:oMathPara>
          </w:p>
        </w:tc>
      </w:tr>
      <w:tr w:rsidR="009C71ED" w:rsidRPr="00970D25" w14:paraId="770ECDF4" w14:textId="77777777" w:rsidTr="00D466C3">
        <w:tc>
          <w:tcPr>
            <w:tcW w:w="877" w:type="pct"/>
          </w:tcPr>
          <w:p w14:paraId="1E3F2DAD" w14:textId="6A35B6EF" w:rsidR="009C71ED" w:rsidRPr="00D466C3" w:rsidRDefault="009C71ED" w:rsidP="009C71ED">
            <w:pPr>
              <w:pStyle w:val="Tablebodyfirst"/>
              <w:ind w:left="0" w:firstLine="0"/>
              <w:rPr>
                <w:sz w:val="20"/>
              </w:rPr>
            </w:pPr>
            <m:oMathPara>
              <m:oMathParaPr>
                <m:jc m:val="center"/>
              </m:oMathParaPr>
              <m:oMath>
                <m:r>
                  <w:rPr>
                    <w:rFonts w:ascii="Cambria Math" w:hAnsi="Cambria Math"/>
                    <w:sz w:val="20"/>
                  </w:rPr>
                  <m:t>E</m:t>
                </m:r>
              </m:oMath>
            </m:oMathPara>
          </w:p>
        </w:tc>
        <w:tc>
          <w:tcPr>
            <w:tcW w:w="2370" w:type="pct"/>
          </w:tcPr>
          <w:p w14:paraId="78C814E5" w14:textId="59A23A8E" w:rsidR="009C71ED" w:rsidRPr="00970D25" w:rsidRDefault="009C71ED" w:rsidP="00AC75CE">
            <w:pPr>
              <w:pStyle w:val="Tablebodyfirst"/>
              <w:rPr>
                <w:sz w:val="20"/>
              </w:rPr>
            </w:pPr>
            <w:r>
              <w:rPr>
                <w:sz w:val="20"/>
              </w:rPr>
              <w:t>Exposed Population</w:t>
            </w:r>
          </w:p>
        </w:tc>
        <w:tc>
          <w:tcPr>
            <w:tcW w:w="1753" w:type="pct"/>
          </w:tcPr>
          <w:p w14:paraId="2ED6873C" w14:textId="680F670F" w:rsidR="009C71ED" w:rsidRPr="00970D25" w:rsidRDefault="00000000" w:rsidP="00AC75CE">
            <w:pPr>
              <w:pStyle w:val="Tablebodyfirst"/>
              <w:jc w:val="center"/>
              <w:rPr>
                <w:sz w:val="20"/>
              </w:rPr>
            </w:pPr>
            <m:oMathPara>
              <m:oMath>
                <m:sSub>
                  <m:sSubPr>
                    <m:ctrlPr>
                      <w:rPr>
                        <w:rFonts w:ascii="Cambria Math" w:hAnsi="Cambria Math"/>
                        <w:sz w:val="20"/>
                      </w:rPr>
                    </m:ctrlPr>
                  </m:sSubPr>
                  <m:e>
                    <m:r>
                      <w:rPr>
                        <w:rFonts w:ascii="Cambria Math" w:hAnsi="Cambria Math"/>
                        <w:sz w:val="20"/>
                      </w:rPr>
                      <m:t>E</m:t>
                    </m:r>
                  </m:e>
                  <m:sub>
                    <m:r>
                      <w:rPr>
                        <w:rFonts w:ascii="Cambria Math" w:hAnsi="Cambria Math"/>
                        <w:sz w:val="20"/>
                      </w:rPr>
                      <m:t>0</m:t>
                    </m:r>
                  </m:sub>
                </m:sSub>
                <m:r>
                  <w:rPr>
                    <w:rFonts w:ascii="Cambria Math" w:hAnsi="Cambria Math"/>
                    <w:sz w:val="20"/>
                  </w:rPr>
                  <m:t>=193</m:t>
                </m:r>
              </m:oMath>
            </m:oMathPara>
          </w:p>
        </w:tc>
      </w:tr>
      <w:tr w:rsidR="009C71ED" w:rsidRPr="00970D25" w14:paraId="75AF8CB5" w14:textId="77777777" w:rsidTr="00D466C3">
        <w:tc>
          <w:tcPr>
            <w:tcW w:w="877" w:type="pct"/>
          </w:tcPr>
          <w:p w14:paraId="0DFFFC96" w14:textId="4F9A84B7" w:rsidR="009C71ED" w:rsidRPr="00D466C3" w:rsidRDefault="009C71ED" w:rsidP="009C71ED">
            <w:pPr>
              <w:pStyle w:val="Tablebodyfirst"/>
              <w:ind w:left="0" w:firstLine="0"/>
              <w:rPr>
                <w:sz w:val="20"/>
              </w:rPr>
            </w:pPr>
            <m:oMathPara>
              <m:oMath>
                <m:r>
                  <w:rPr>
                    <w:rFonts w:ascii="Cambria Math" w:hAnsi="Cambria Math"/>
                    <w:sz w:val="20"/>
                  </w:rPr>
                  <m:t>I</m:t>
                </m:r>
              </m:oMath>
            </m:oMathPara>
          </w:p>
        </w:tc>
        <w:tc>
          <w:tcPr>
            <w:tcW w:w="2370" w:type="pct"/>
          </w:tcPr>
          <w:p w14:paraId="3089AC2F" w14:textId="32CF23BB" w:rsidR="009C71ED" w:rsidRPr="00970D25" w:rsidRDefault="009C71ED" w:rsidP="00D466C3">
            <w:pPr>
              <w:pStyle w:val="Tablebodyfirst"/>
              <w:rPr>
                <w:sz w:val="20"/>
              </w:rPr>
            </w:pPr>
            <w:r>
              <w:rPr>
                <w:sz w:val="20"/>
              </w:rPr>
              <w:t>Infected Population</w:t>
            </w:r>
          </w:p>
        </w:tc>
        <w:tc>
          <w:tcPr>
            <w:tcW w:w="1753" w:type="pct"/>
          </w:tcPr>
          <w:p w14:paraId="2C9F4890" w14:textId="581813D2" w:rsidR="009C71ED" w:rsidRPr="00970D25" w:rsidRDefault="00000000" w:rsidP="00AC75CE">
            <w:pPr>
              <w:pStyle w:val="Tablebodyfirst"/>
              <w:jc w:val="center"/>
              <w:rPr>
                <w:sz w:val="20"/>
              </w:rPr>
            </w:pPr>
            <m:oMathPara>
              <m:oMath>
                <m:sSub>
                  <m:sSubPr>
                    <m:ctrlPr>
                      <w:rPr>
                        <w:rFonts w:ascii="Cambria Math" w:hAnsi="Cambria Math"/>
                        <w:sz w:val="20"/>
                      </w:rPr>
                    </m:ctrlPr>
                  </m:sSubPr>
                  <m:e>
                    <m:r>
                      <w:rPr>
                        <w:rFonts w:ascii="Cambria Math" w:hAnsi="Cambria Math"/>
                        <w:sz w:val="20"/>
                      </w:rPr>
                      <m:t>I</m:t>
                    </m:r>
                  </m:e>
                  <m:sub>
                    <m:r>
                      <w:rPr>
                        <w:rFonts w:ascii="Cambria Math" w:hAnsi="Cambria Math"/>
                        <w:sz w:val="20"/>
                      </w:rPr>
                      <m:t>0</m:t>
                    </m:r>
                  </m:sub>
                </m:sSub>
                <m:r>
                  <w:rPr>
                    <w:rFonts w:ascii="Cambria Math" w:hAnsi="Cambria Math"/>
                    <w:sz w:val="20"/>
                  </w:rPr>
                  <m:t>=27</m:t>
                </m:r>
              </m:oMath>
            </m:oMathPara>
          </w:p>
        </w:tc>
      </w:tr>
      <w:tr w:rsidR="00D466C3" w:rsidRPr="00970D25" w14:paraId="127AB5EF" w14:textId="77777777" w:rsidTr="00D466C3">
        <w:tc>
          <w:tcPr>
            <w:tcW w:w="877" w:type="pct"/>
          </w:tcPr>
          <w:p w14:paraId="4C362249" w14:textId="110C2EFC" w:rsidR="00D466C3" w:rsidRPr="009C71ED" w:rsidRDefault="00D466C3" w:rsidP="009C71ED">
            <w:pPr>
              <w:pStyle w:val="Tablebodyfirst"/>
              <w:ind w:left="0" w:firstLine="0"/>
              <w:rPr>
                <w:rFonts w:ascii="Garamond" w:eastAsia="SimSun" w:hAnsi="Garamond"/>
                <w:sz w:val="20"/>
              </w:rPr>
            </w:pPr>
            <m:oMathPara>
              <m:oMath>
                <m:r>
                  <w:rPr>
                    <w:rFonts w:ascii="Cambria Math" w:hAnsi="Cambria Math"/>
                    <w:sz w:val="20"/>
                  </w:rPr>
                  <m:t>R</m:t>
                </m:r>
              </m:oMath>
            </m:oMathPara>
          </w:p>
        </w:tc>
        <w:tc>
          <w:tcPr>
            <w:tcW w:w="2370" w:type="pct"/>
          </w:tcPr>
          <w:p w14:paraId="53CE343E" w14:textId="593AC805" w:rsidR="00D466C3" w:rsidRDefault="00D466C3" w:rsidP="00AC75CE">
            <w:pPr>
              <w:pStyle w:val="Tablebodyfirst"/>
              <w:rPr>
                <w:sz w:val="20"/>
              </w:rPr>
            </w:pPr>
            <w:r>
              <w:rPr>
                <w:sz w:val="20"/>
              </w:rPr>
              <w:t>Recovered Population</w:t>
            </w:r>
          </w:p>
        </w:tc>
        <w:tc>
          <w:tcPr>
            <w:tcW w:w="1753" w:type="pct"/>
          </w:tcPr>
          <w:p w14:paraId="28B713AE" w14:textId="11448B59" w:rsidR="00D466C3" w:rsidRDefault="00000000" w:rsidP="00AC75CE">
            <w:pPr>
              <w:pStyle w:val="Tablebodyfirst"/>
              <w:jc w:val="center"/>
              <w:rPr>
                <w:rFonts w:eastAsia="SimSun"/>
                <w:sz w:val="20"/>
              </w:rPr>
            </w:pPr>
            <m:oMathPara>
              <m:oMath>
                <m:sSub>
                  <m:sSubPr>
                    <m:ctrlPr>
                      <w:rPr>
                        <w:rFonts w:ascii="Cambria Math" w:eastAsia="SimSun" w:hAnsi="Cambria Math"/>
                        <w:sz w:val="20"/>
                      </w:rPr>
                    </m:ctrlPr>
                  </m:sSubPr>
                  <m:e>
                    <m:r>
                      <w:rPr>
                        <w:rFonts w:ascii="Cambria Math" w:eastAsia="SimSun" w:hAnsi="Cambria Math"/>
                        <w:sz w:val="20"/>
                      </w:rPr>
                      <m:t>R</m:t>
                    </m:r>
                  </m:e>
                  <m:sub>
                    <m:r>
                      <w:rPr>
                        <w:rFonts w:ascii="Cambria Math" w:eastAsia="SimSun" w:hAnsi="Cambria Math"/>
                        <w:sz w:val="20"/>
                      </w:rPr>
                      <m:t>0</m:t>
                    </m:r>
                  </m:sub>
                </m:sSub>
                <m:r>
                  <w:rPr>
                    <w:rFonts w:ascii="Cambria Math" w:eastAsia="SimSun" w:hAnsi="Cambria Math"/>
                    <w:sz w:val="20"/>
                  </w:rPr>
                  <m:t>=2</m:t>
                </m:r>
              </m:oMath>
            </m:oMathPara>
          </w:p>
        </w:tc>
      </w:tr>
      <w:tr w:rsidR="0073633D" w:rsidRPr="00970D25" w14:paraId="191CF2F2" w14:textId="77777777" w:rsidTr="00D466C3">
        <w:tc>
          <w:tcPr>
            <w:tcW w:w="877" w:type="pct"/>
          </w:tcPr>
          <w:p w14:paraId="78BE969C" w14:textId="75A6B898" w:rsidR="0073633D" w:rsidRDefault="0073633D" w:rsidP="009C71ED">
            <w:pPr>
              <w:pStyle w:val="Tablebodyfirst"/>
              <w:ind w:left="0" w:firstLine="0"/>
              <w:rPr>
                <w:rFonts w:ascii="Garamond" w:eastAsia="SimSun" w:hAnsi="Garamond"/>
                <w:sz w:val="20"/>
              </w:rPr>
            </w:pPr>
            <m:oMathPara>
              <m:oMath>
                <m:r>
                  <w:rPr>
                    <w:rFonts w:ascii="Cambria Math" w:eastAsia="SimSun" w:hAnsi="Cambria Math"/>
                    <w:sz w:val="20"/>
                  </w:rPr>
                  <m:t>N</m:t>
                </m:r>
              </m:oMath>
            </m:oMathPara>
          </w:p>
        </w:tc>
        <w:tc>
          <w:tcPr>
            <w:tcW w:w="2370" w:type="pct"/>
          </w:tcPr>
          <w:p w14:paraId="42A4CFAA" w14:textId="2DC8803F" w:rsidR="0073633D" w:rsidRDefault="0073633D" w:rsidP="00AC75CE">
            <w:pPr>
              <w:pStyle w:val="Tablebodyfirst"/>
              <w:rPr>
                <w:sz w:val="20"/>
              </w:rPr>
            </w:pPr>
            <w:r>
              <w:rPr>
                <w:sz w:val="20"/>
              </w:rPr>
              <w:t>Total Population</w:t>
            </w:r>
          </w:p>
        </w:tc>
        <w:tc>
          <w:tcPr>
            <w:tcW w:w="1753" w:type="pct"/>
          </w:tcPr>
          <w:p w14:paraId="47BF834D" w14:textId="73A5281D" w:rsidR="0073633D" w:rsidRDefault="0073633D" w:rsidP="00AC75CE">
            <w:pPr>
              <w:pStyle w:val="Tablebodyfirst"/>
              <w:jc w:val="center"/>
              <w:rPr>
                <w:rFonts w:eastAsia="SimSun"/>
                <w:sz w:val="20"/>
              </w:rPr>
            </w:pPr>
            <m:oMathPara>
              <m:oMath>
                <m:r>
                  <w:rPr>
                    <w:rFonts w:ascii="Cambria Math" w:eastAsia="SimSun" w:hAnsi="Cambria Math"/>
                    <w:szCs w:val="16"/>
                  </w:rPr>
                  <m:t>N=S+I+E+R=11081000</m:t>
                </m:r>
              </m:oMath>
            </m:oMathPara>
          </w:p>
        </w:tc>
      </w:tr>
      <w:tr w:rsidR="006C593F" w:rsidRPr="00970D25" w14:paraId="690C9CCB" w14:textId="77777777" w:rsidTr="006C593F">
        <w:tc>
          <w:tcPr>
            <w:tcW w:w="877" w:type="pct"/>
          </w:tcPr>
          <w:p w14:paraId="271D70C0" w14:textId="77777777" w:rsidR="006C593F" w:rsidRDefault="006C593F" w:rsidP="009C71ED">
            <w:pPr>
              <w:pStyle w:val="Tablebodyfirst"/>
              <w:ind w:left="0" w:firstLine="0"/>
              <w:rPr>
                <w:rFonts w:ascii="Garamond" w:eastAsia="SimSun" w:hAnsi="Garamond"/>
                <w:sz w:val="20"/>
              </w:rPr>
            </w:pPr>
          </w:p>
        </w:tc>
        <w:tc>
          <w:tcPr>
            <w:tcW w:w="4123" w:type="pct"/>
            <w:gridSpan w:val="2"/>
          </w:tcPr>
          <w:p w14:paraId="249E5416" w14:textId="57FD17B1" w:rsidR="006C593F" w:rsidRDefault="006C593F" w:rsidP="006C593F">
            <w:pPr>
              <w:pStyle w:val="Tablebodyfirst"/>
              <w:rPr>
                <w:rFonts w:eastAsia="SimSun"/>
                <w:sz w:val="20"/>
              </w:rPr>
            </w:pPr>
            <w:r>
              <w:rPr>
                <w:sz w:val="20"/>
              </w:rPr>
              <w:t>Contact Rates:</w:t>
            </w:r>
          </w:p>
        </w:tc>
      </w:tr>
      <w:tr w:rsidR="00D466C3" w:rsidRPr="00970D25" w14:paraId="1E4C5FFB" w14:textId="77777777" w:rsidTr="00D466C3">
        <w:tc>
          <w:tcPr>
            <w:tcW w:w="877" w:type="pct"/>
          </w:tcPr>
          <w:p w14:paraId="59670735" w14:textId="54304130" w:rsidR="00D466C3" w:rsidRPr="00D466C3" w:rsidRDefault="00000000" w:rsidP="009C71ED">
            <w:pPr>
              <w:pStyle w:val="Tablebodyfirst"/>
              <w:ind w:left="0" w:firstLine="0"/>
              <w:rPr>
                <w:sz w:val="20"/>
              </w:rPr>
            </w:pPr>
            <m:oMathPara>
              <m:oMath>
                <m:sSub>
                  <m:sSubPr>
                    <m:ctrlPr>
                      <w:rPr>
                        <w:rFonts w:ascii="Cambria Math" w:hAnsi="Cambria Math"/>
                        <w:sz w:val="20"/>
                      </w:rPr>
                    </m:ctrlPr>
                  </m:sSubPr>
                  <m:e>
                    <m:r>
                      <w:rPr>
                        <w:rFonts w:ascii="Cambria Math" w:hAnsi="Cambria Math"/>
                        <w:sz w:val="20"/>
                      </w:rPr>
                      <m:t>r</m:t>
                    </m:r>
                  </m:e>
                  <m:sub>
                    <m:r>
                      <w:rPr>
                        <w:rFonts w:ascii="Cambria Math" w:hAnsi="Cambria Math"/>
                        <w:sz w:val="20"/>
                      </w:rPr>
                      <m:t>1</m:t>
                    </m:r>
                  </m:sub>
                </m:sSub>
              </m:oMath>
            </m:oMathPara>
          </w:p>
        </w:tc>
        <w:tc>
          <w:tcPr>
            <w:tcW w:w="2370" w:type="pct"/>
          </w:tcPr>
          <w:p w14:paraId="608C6A79" w14:textId="47839B95" w:rsidR="00D466C3" w:rsidRDefault="00D466C3" w:rsidP="00AC75CE">
            <w:pPr>
              <w:pStyle w:val="Tablebodyfirst"/>
              <w:rPr>
                <w:sz w:val="20"/>
              </w:rPr>
            </w:pPr>
            <w:r>
              <w:rPr>
                <w:sz w:val="20"/>
              </w:rPr>
              <w:t>S and I</w:t>
            </w:r>
          </w:p>
        </w:tc>
        <w:tc>
          <w:tcPr>
            <w:tcW w:w="1753" w:type="pct"/>
          </w:tcPr>
          <w:p w14:paraId="05DD8538" w14:textId="092EA667" w:rsidR="00D466C3" w:rsidRDefault="0073633D" w:rsidP="00AC75CE">
            <w:pPr>
              <w:pStyle w:val="Tablebodyfirst"/>
              <w:jc w:val="center"/>
              <w:rPr>
                <w:rFonts w:eastAsia="SimSun"/>
                <w:sz w:val="20"/>
              </w:rPr>
            </w:pPr>
            <m:oMathPara>
              <m:oMath>
                <m:r>
                  <w:rPr>
                    <w:rFonts w:ascii="Cambria Math" w:eastAsia="SimSun" w:hAnsi="Cambria Math"/>
                    <w:sz w:val="20"/>
                  </w:rPr>
                  <m:t>6</m:t>
                </m:r>
              </m:oMath>
            </m:oMathPara>
          </w:p>
        </w:tc>
      </w:tr>
      <w:tr w:rsidR="00D466C3" w:rsidRPr="00970D25" w14:paraId="0C674FD0" w14:textId="77777777" w:rsidTr="00D466C3">
        <w:tc>
          <w:tcPr>
            <w:tcW w:w="877" w:type="pct"/>
          </w:tcPr>
          <w:p w14:paraId="583D15A5" w14:textId="10DB9D5A" w:rsidR="00D466C3" w:rsidRPr="00D466C3" w:rsidRDefault="00000000" w:rsidP="00D466C3">
            <w:pPr>
              <w:pStyle w:val="Tablebodyfirst"/>
              <w:ind w:left="0" w:firstLine="0"/>
              <w:rPr>
                <w:sz w:val="20"/>
              </w:rPr>
            </w:pPr>
            <m:oMathPara>
              <m:oMath>
                <m:sSub>
                  <m:sSubPr>
                    <m:ctrlPr>
                      <w:rPr>
                        <w:rFonts w:ascii="Cambria Math" w:hAnsi="Cambria Math"/>
                        <w:sz w:val="20"/>
                      </w:rPr>
                    </m:ctrlPr>
                  </m:sSubPr>
                  <m:e>
                    <m:r>
                      <w:rPr>
                        <w:rFonts w:ascii="Cambria Math" w:hAnsi="Cambria Math"/>
                        <w:sz w:val="20"/>
                      </w:rPr>
                      <m:t>r</m:t>
                    </m:r>
                  </m:e>
                  <m:sub>
                    <m:r>
                      <w:rPr>
                        <w:rFonts w:ascii="Cambria Math" w:hAnsi="Cambria Math"/>
                        <w:sz w:val="20"/>
                      </w:rPr>
                      <m:t>2</m:t>
                    </m:r>
                  </m:sub>
                </m:sSub>
              </m:oMath>
            </m:oMathPara>
          </w:p>
        </w:tc>
        <w:tc>
          <w:tcPr>
            <w:tcW w:w="2370" w:type="pct"/>
          </w:tcPr>
          <w:p w14:paraId="3A7430BC" w14:textId="2CA86A39" w:rsidR="00D466C3" w:rsidRDefault="00D466C3" w:rsidP="00AC75CE">
            <w:pPr>
              <w:pStyle w:val="Tablebodyfirst"/>
              <w:rPr>
                <w:sz w:val="20"/>
              </w:rPr>
            </w:pPr>
            <w:r>
              <w:rPr>
                <w:sz w:val="20"/>
              </w:rPr>
              <w:t>S and E</w:t>
            </w:r>
          </w:p>
        </w:tc>
        <w:tc>
          <w:tcPr>
            <w:tcW w:w="1753" w:type="pct"/>
          </w:tcPr>
          <w:p w14:paraId="167E7551" w14:textId="051A938C" w:rsidR="00D466C3" w:rsidRDefault="0073633D" w:rsidP="00AC75CE">
            <w:pPr>
              <w:pStyle w:val="Tablebodyfirst"/>
              <w:jc w:val="center"/>
              <w:rPr>
                <w:rFonts w:eastAsia="SimSun"/>
                <w:sz w:val="20"/>
              </w:rPr>
            </w:pPr>
            <m:oMathPara>
              <m:oMath>
                <m:r>
                  <w:rPr>
                    <w:rFonts w:ascii="Cambria Math" w:eastAsia="SimSun" w:hAnsi="Cambria Math"/>
                    <w:sz w:val="20"/>
                  </w:rPr>
                  <m:t>18</m:t>
                </m:r>
              </m:oMath>
            </m:oMathPara>
          </w:p>
        </w:tc>
      </w:tr>
      <w:tr w:rsidR="006C593F" w:rsidRPr="00970D25" w14:paraId="79EA40AE" w14:textId="77777777" w:rsidTr="006C593F">
        <w:tc>
          <w:tcPr>
            <w:tcW w:w="877" w:type="pct"/>
          </w:tcPr>
          <w:p w14:paraId="6000E689" w14:textId="77777777" w:rsidR="006C593F" w:rsidRPr="009C71ED" w:rsidRDefault="006C593F" w:rsidP="00D466C3">
            <w:pPr>
              <w:pStyle w:val="Tablebodyfirst"/>
              <w:ind w:left="0" w:firstLine="0"/>
              <w:rPr>
                <w:rFonts w:ascii="Garamond" w:eastAsia="SimSun" w:hAnsi="Garamond"/>
                <w:sz w:val="20"/>
              </w:rPr>
            </w:pPr>
          </w:p>
        </w:tc>
        <w:tc>
          <w:tcPr>
            <w:tcW w:w="4123" w:type="pct"/>
            <w:gridSpan w:val="2"/>
          </w:tcPr>
          <w:p w14:paraId="12A25D84" w14:textId="18D66AE4" w:rsidR="006C593F" w:rsidRDefault="006C593F" w:rsidP="0073633D">
            <w:pPr>
              <w:pStyle w:val="Tablebodyfirst"/>
              <w:rPr>
                <w:rFonts w:eastAsia="SimSun"/>
                <w:sz w:val="20"/>
              </w:rPr>
            </w:pPr>
            <w:r>
              <w:rPr>
                <w:sz w:val="20"/>
              </w:rPr>
              <w:t>Infection Rates:</w:t>
            </w:r>
          </w:p>
        </w:tc>
      </w:tr>
      <w:tr w:rsidR="00D466C3" w:rsidRPr="00970D25" w14:paraId="179C88C4" w14:textId="77777777" w:rsidTr="00D466C3">
        <w:tc>
          <w:tcPr>
            <w:tcW w:w="877" w:type="pct"/>
          </w:tcPr>
          <w:p w14:paraId="2BC63770" w14:textId="18B623D8" w:rsidR="00D466C3" w:rsidRPr="00D466C3" w:rsidRDefault="00000000" w:rsidP="009C71ED">
            <w:pPr>
              <w:pStyle w:val="Tablebodyfirst"/>
              <w:ind w:left="0" w:firstLine="0"/>
              <w:rPr>
                <w:sz w:val="20"/>
              </w:rPr>
            </w:pPr>
            <m:oMathPara>
              <m:oMath>
                <m:sSub>
                  <m:sSubPr>
                    <m:ctrlPr>
                      <w:rPr>
                        <w:rFonts w:ascii="Cambria Math" w:hAnsi="Cambria Math"/>
                        <w:sz w:val="20"/>
                      </w:rPr>
                    </m:ctrlPr>
                  </m:sSubPr>
                  <m:e>
                    <m:r>
                      <w:rPr>
                        <w:rFonts w:ascii="Cambria Math" w:hAnsi="Cambria Math"/>
                        <w:sz w:val="20"/>
                      </w:rPr>
                      <m:t>β</m:t>
                    </m:r>
                  </m:e>
                  <m:sub>
                    <m:r>
                      <w:rPr>
                        <w:rFonts w:ascii="Cambria Math" w:hAnsi="Cambria Math"/>
                        <w:sz w:val="20"/>
                      </w:rPr>
                      <m:t>1</m:t>
                    </m:r>
                  </m:sub>
                </m:sSub>
              </m:oMath>
            </m:oMathPara>
          </w:p>
        </w:tc>
        <w:tc>
          <w:tcPr>
            <w:tcW w:w="2370" w:type="pct"/>
          </w:tcPr>
          <w:p w14:paraId="6E4987B8" w14:textId="23D7B01D" w:rsidR="00D466C3" w:rsidRDefault="00D466C3" w:rsidP="00AC75CE">
            <w:pPr>
              <w:pStyle w:val="Tablebodyfirst"/>
              <w:rPr>
                <w:sz w:val="20"/>
              </w:rPr>
            </w:pPr>
            <w:r>
              <w:rPr>
                <w:sz w:val="20"/>
              </w:rPr>
              <w:t>From I</w:t>
            </w:r>
          </w:p>
        </w:tc>
        <w:tc>
          <w:tcPr>
            <w:tcW w:w="1753" w:type="pct"/>
          </w:tcPr>
          <w:p w14:paraId="15E89B5A" w14:textId="75CEAAFA" w:rsidR="00D466C3" w:rsidRDefault="0073633D" w:rsidP="00AC75CE">
            <w:pPr>
              <w:pStyle w:val="Tablebodyfirst"/>
              <w:jc w:val="center"/>
              <w:rPr>
                <w:rFonts w:eastAsia="SimSun"/>
                <w:sz w:val="20"/>
              </w:rPr>
            </w:pPr>
            <m:oMathPara>
              <m:oMath>
                <m:r>
                  <w:rPr>
                    <w:rFonts w:ascii="Cambria Math" w:eastAsia="SimSun" w:hAnsi="Cambria Math"/>
                    <w:sz w:val="20"/>
                  </w:rPr>
                  <m:t>0.4</m:t>
                </m:r>
              </m:oMath>
            </m:oMathPara>
          </w:p>
        </w:tc>
      </w:tr>
      <w:tr w:rsidR="00D466C3" w:rsidRPr="00970D25" w14:paraId="7F1EC77F" w14:textId="77777777" w:rsidTr="00D466C3">
        <w:tc>
          <w:tcPr>
            <w:tcW w:w="877" w:type="pct"/>
          </w:tcPr>
          <w:p w14:paraId="2E0C970F" w14:textId="2ABB5115" w:rsidR="00D466C3" w:rsidRDefault="00000000" w:rsidP="009C71ED">
            <w:pPr>
              <w:pStyle w:val="Tablebodyfirst"/>
              <w:ind w:left="0" w:firstLine="0"/>
              <w:rPr>
                <w:rFonts w:ascii="Garamond" w:eastAsia="SimSun" w:hAnsi="Garamond"/>
                <w:sz w:val="20"/>
              </w:rPr>
            </w:pPr>
            <m:oMathPara>
              <m:oMath>
                <m:sSub>
                  <m:sSubPr>
                    <m:ctrlPr>
                      <w:rPr>
                        <w:rFonts w:ascii="Cambria Math" w:hAnsi="Cambria Math"/>
                        <w:sz w:val="20"/>
                      </w:rPr>
                    </m:ctrlPr>
                  </m:sSubPr>
                  <m:e>
                    <m:r>
                      <w:rPr>
                        <w:rFonts w:ascii="Cambria Math" w:hAnsi="Cambria Math"/>
                        <w:sz w:val="20"/>
                      </w:rPr>
                      <m:t>β</m:t>
                    </m:r>
                  </m:e>
                  <m:sub>
                    <m:r>
                      <w:rPr>
                        <w:rFonts w:ascii="Cambria Math" w:hAnsi="Cambria Math"/>
                        <w:sz w:val="20"/>
                      </w:rPr>
                      <m:t>2</m:t>
                    </m:r>
                  </m:sub>
                </m:sSub>
              </m:oMath>
            </m:oMathPara>
          </w:p>
        </w:tc>
        <w:tc>
          <w:tcPr>
            <w:tcW w:w="2370" w:type="pct"/>
          </w:tcPr>
          <w:p w14:paraId="340BE4DB" w14:textId="7A680474" w:rsidR="00D466C3" w:rsidRDefault="0073633D" w:rsidP="00AC75CE">
            <w:pPr>
              <w:pStyle w:val="Tablebodyfirst"/>
              <w:rPr>
                <w:sz w:val="20"/>
              </w:rPr>
            </w:pPr>
            <w:r>
              <w:rPr>
                <w:sz w:val="20"/>
              </w:rPr>
              <w:t>From E</w:t>
            </w:r>
          </w:p>
        </w:tc>
        <w:tc>
          <w:tcPr>
            <w:tcW w:w="1753" w:type="pct"/>
          </w:tcPr>
          <w:p w14:paraId="47576732" w14:textId="6F63B667" w:rsidR="00D466C3" w:rsidRDefault="0073633D" w:rsidP="00AC75CE">
            <w:pPr>
              <w:pStyle w:val="Tablebodyfirst"/>
              <w:jc w:val="center"/>
              <w:rPr>
                <w:rFonts w:eastAsia="SimSun"/>
                <w:sz w:val="20"/>
              </w:rPr>
            </w:pPr>
            <m:oMathPara>
              <m:oMath>
                <m:r>
                  <w:rPr>
                    <w:rFonts w:ascii="Cambria Math" w:eastAsia="SimSun" w:hAnsi="Cambria Math"/>
                    <w:sz w:val="20"/>
                  </w:rPr>
                  <m:t>0.2</m:t>
                </m:r>
              </m:oMath>
            </m:oMathPara>
          </w:p>
        </w:tc>
      </w:tr>
      <w:tr w:rsidR="00D466C3" w:rsidRPr="00970D25" w14:paraId="147DBD11" w14:textId="77777777" w:rsidTr="00D466C3">
        <w:tc>
          <w:tcPr>
            <w:tcW w:w="877" w:type="pct"/>
          </w:tcPr>
          <w:p w14:paraId="1C79306F" w14:textId="6D1099BD" w:rsidR="00D466C3" w:rsidRPr="00D466C3" w:rsidRDefault="00D466C3" w:rsidP="009C71ED">
            <w:pPr>
              <w:pStyle w:val="Tablebodyfirst"/>
              <w:ind w:left="0" w:firstLine="0"/>
              <w:rPr>
                <w:sz w:val="20"/>
              </w:rPr>
            </w:pPr>
            <m:oMathPara>
              <m:oMath>
                <m:r>
                  <w:rPr>
                    <w:rFonts w:ascii="Cambria Math" w:hAnsi="Cambria Math"/>
                    <w:sz w:val="20"/>
                  </w:rPr>
                  <m:t>α</m:t>
                </m:r>
              </m:oMath>
            </m:oMathPara>
          </w:p>
        </w:tc>
        <w:tc>
          <w:tcPr>
            <w:tcW w:w="2370" w:type="pct"/>
          </w:tcPr>
          <w:p w14:paraId="7043DDA0" w14:textId="57720456" w:rsidR="00D466C3" w:rsidRPr="00970D25" w:rsidRDefault="00F658BA" w:rsidP="008507BF">
            <w:pPr>
              <w:pStyle w:val="Tablebodyfirst"/>
              <w:ind w:left="0" w:firstLine="0"/>
              <w:rPr>
                <w:sz w:val="20"/>
              </w:rPr>
            </w:pPr>
            <w:r>
              <w:rPr>
                <w:sz w:val="20"/>
              </w:rPr>
              <w:t>Incubation Rate</w:t>
            </w:r>
          </w:p>
        </w:tc>
        <w:tc>
          <w:tcPr>
            <w:tcW w:w="1753" w:type="pct"/>
          </w:tcPr>
          <w:p w14:paraId="769A3204" w14:textId="51E11D70" w:rsidR="00D466C3" w:rsidRDefault="00F0661F" w:rsidP="00AC75CE">
            <w:pPr>
              <w:pStyle w:val="Tablebodyfirst"/>
              <w:jc w:val="center"/>
              <w:rPr>
                <w:rFonts w:eastAsia="SimSun"/>
                <w:sz w:val="20"/>
              </w:rPr>
            </w:pPr>
            <w:r>
              <w:rPr>
                <w:rFonts w:eastAsia="SimSun"/>
                <w:sz w:val="20"/>
              </w:rPr>
              <w:t>0.14</w:t>
            </w:r>
          </w:p>
        </w:tc>
      </w:tr>
      <w:tr w:rsidR="00D466C3" w:rsidRPr="00970D25" w14:paraId="5879F5F6" w14:textId="77777777" w:rsidTr="00D466C3">
        <w:tc>
          <w:tcPr>
            <w:tcW w:w="877" w:type="pct"/>
          </w:tcPr>
          <w:p w14:paraId="7B16DFB3" w14:textId="19B7C93B" w:rsidR="00D466C3" w:rsidRPr="009C71ED" w:rsidRDefault="00D466C3" w:rsidP="009C71ED">
            <w:pPr>
              <w:pStyle w:val="Tablebodyfirst"/>
              <w:ind w:left="0" w:firstLine="0"/>
              <w:rPr>
                <w:rFonts w:ascii="Garamond" w:eastAsia="SimSun" w:hAnsi="Garamond"/>
                <w:sz w:val="20"/>
              </w:rPr>
            </w:pPr>
            <m:oMathPara>
              <m:oMath>
                <m:r>
                  <w:rPr>
                    <w:rFonts w:ascii="Cambria Math" w:hAnsi="Cambria Math"/>
                    <w:sz w:val="20"/>
                  </w:rPr>
                  <m:t>γ</m:t>
                </m:r>
              </m:oMath>
            </m:oMathPara>
          </w:p>
        </w:tc>
        <w:tc>
          <w:tcPr>
            <w:tcW w:w="2370" w:type="pct"/>
          </w:tcPr>
          <w:p w14:paraId="3790BF01" w14:textId="595C8195" w:rsidR="00D466C3" w:rsidRDefault="00F0661F" w:rsidP="00AC75CE">
            <w:pPr>
              <w:pStyle w:val="Tablebodyfirst"/>
              <w:rPr>
                <w:sz w:val="20"/>
              </w:rPr>
            </w:pPr>
            <w:r>
              <w:rPr>
                <w:sz w:val="20"/>
              </w:rPr>
              <w:t>Recovery Rate</w:t>
            </w:r>
          </w:p>
        </w:tc>
        <w:tc>
          <w:tcPr>
            <w:tcW w:w="1753" w:type="pct"/>
          </w:tcPr>
          <w:p w14:paraId="46FC4F45" w14:textId="22802EAD" w:rsidR="00D466C3" w:rsidRDefault="00166E86" w:rsidP="00AC75CE">
            <w:pPr>
              <w:pStyle w:val="Tablebodyfirst"/>
              <w:jc w:val="center"/>
              <w:rPr>
                <w:rFonts w:eastAsia="SimSun"/>
                <w:sz w:val="20"/>
              </w:rPr>
            </w:pPr>
            <w:r>
              <w:rPr>
                <w:rFonts w:eastAsia="SimSun"/>
                <w:sz w:val="20"/>
              </w:rPr>
              <w:t>0.048</w:t>
            </w:r>
          </w:p>
        </w:tc>
      </w:tr>
    </w:tbl>
    <w:p w14:paraId="1118E65D" w14:textId="5578886C" w:rsidR="009C71ED" w:rsidRDefault="009C71ED" w:rsidP="009C71ED">
      <w:pPr>
        <w:pStyle w:val="Caption"/>
      </w:pPr>
      <w:r w:rsidRPr="00003510">
        <w:rPr>
          <w:b/>
        </w:rPr>
        <w:t xml:space="preserve">Table </w:t>
      </w:r>
      <w:r w:rsidRPr="00003510">
        <w:rPr>
          <w:b/>
        </w:rPr>
        <w:fldChar w:fldCharType="begin"/>
      </w:r>
      <w:r w:rsidRPr="00003510">
        <w:rPr>
          <w:b/>
        </w:rPr>
        <w:instrText xml:space="preserve"> SEQ Table \* ARABIC </w:instrText>
      </w:r>
      <w:r w:rsidRPr="00003510">
        <w:rPr>
          <w:b/>
        </w:rPr>
        <w:fldChar w:fldCharType="separate"/>
      </w:r>
      <w:r>
        <w:rPr>
          <w:b/>
          <w:noProof/>
        </w:rPr>
        <w:t>1</w:t>
      </w:r>
      <w:r w:rsidRPr="00003510">
        <w:rPr>
          <w:b/>
        </w:rPr>
        <w:fldChar w:fldCharType="end"/>
      </w:r>
      <w:r w:rsidRPr="00003510">
        <w:rPr>
          <w:b/>
        </w:rPr>
        <w:t>.</w:t>
      </w:r>
      <w:r w:rsidRPr="00202B3B">
        <w:t xml:space="preserve"> </w:t>
      </w:r>
      <w:r w:rsidRPr="00017328">
        <w:rPr>
          <w:b/>
        </w:rPr>
        <w:t xml:space="preserve">List of </w:t>
      </w:r>
      <w:r w:rsidR="0073633D">
        <w:rPr>
          <w:b/>
        </w:rPr>
        <w:t>populations</w:t>
      </w:r>
      <w:r w:rsidRPr="00017328">
        <w:rPr>
          <w:b/>
        </w:rPr>
        <w:t xml:space="preserve"> and parameters used in the </w:t>
      </w:r>
      <w:r w:rsidR="0073633D">
        <w:rPr>
          <w:b/>
        </w:rPr>
        <w:t>Basic M</w:t>
      </w:r>
      <w:r w:rsidRPr="00017328">
        <w:rPr>
          <w:b/>
        </w:rPr>
        <w:t>odel.</w:t>
      </w:r>
      <w:r>
        <w:t xml:space="preserve"> </w:t>
      </w:r>
      <w:r w:rsidR="0073633D">
        <w:t xml:space="preserve">Table </w:t>
      </w:r>
      <w:r w:rsidR="00D90259">
        <w:t xml:space="preserve">1 </w:t>
      </w:r>
      <w:r w:rsidR="0073633D">
        <w:t>shows the</w:t>
      </w:r>
      <w:r w:rsidR="006C733C">
        <w:t xml:space="preserve"> </w:t>
      </w:r>
      <w:r w:rsidR="00467FD0">
        <w:t xml:space="preserve">estimated parameter values </w:t>
      </w:r>
      <w:r w:rsidR="00730B52">
        <w:t>for COVID-19</w:t>
      </w:r>
      <w:r w:rsidR="00361EA2">
        <w:t xml:space="preserve"> </w:t>
      </w:r>
      <w:r w:rsidR="00B429BB">
        <w:t>[4].</w:t>
      </w:r>
      <w:r w:rsidR="00361EA2">
        <w:t xml:space="preserve"> </w:t>
      </w:r>
      <w:r w:rsidR="00A11BDB">
        <w:t xml:space="preserve">The name of each parameter describes </w:t>
      </w:r>
      <w:r w:rsidR="003511AE">
        <w:t xml:space="preserve">what the parameter </w:t>
      </w:r>
      <w:r w:rsidR="00B26AE8">
        <w:t>represents in the model.</w:t>
      </w:r>
    </w:p>
    <w:p w14:paraId="262A6BBD" w14:textId="66A4863A" w:rsidR="71FEC2DF" w:rsidRDefault="72F4101C" w:rsidP="00E5688B">
      <w:pPr>
        <w:pStyle w:val="Heading2"/>
      </w:pPr>
      <w:r>
        <w:t>Parameter Analysis of SEIR Model</w:t>
      </w:r>
    </w:p>
    <w:p w14:paraId="2D394269" w14:textId="1D24E4F0" w:rsidR="72F4101C" w:rsidRDefault="72F4101C">
      <w:r>
        <w:t>A parameter analysis was conducted to examine the effect of altering the contact rate, transmission rate and recovery rate on the outcome of the epidemic. The exposed individuals' contact rate (r</w:t>
      </w:r>
      <w:r w:rsidR="009A0093">
        <w:rPr>
          <w:vertAlign w:val="subscript"/>
        </w:rPr>
        <w:t>2</w:t>
      </w:r>
      <w:r>
        <w:t>), transmission rate from exposed individuals (</w:t>
      </w:r>
      <w:r w:rsidR="005B1189" w:rsidRPr="00B862B1">
        <w:rPr>
          <w:i/>
          <w:iCs/>
        </w:rPr>
        <w:t>β</w:t>
      </w:r>
      <w:r w:rsidR="005B1189" w:rsidRPr="00B862B1">
        <w:rPr>
          <w:i/>
          <w:iCs/>
          <w:vertAlign w:val="subscript"/>
        </w:rPr>
        <w:t>2</w:t>
      </w:r>
      <w:r>
        <w:t>), and recovery rate (gamma) were varied independently. All other parameters were fixed for each sweep of the parameter study. A model simulation time of 200 days was used for solving the model.</w:t>
      </w:r>
    </w:p>
    <w:p w14:paraId="507ADC59" w14:textId="41A0A873" w:rsidR="3E8438ED" w:rsidRDefault="3E8438ED"/>
    <w:p w14:paraId="3E142ACE" w14:textId="577452A5" w:rsidR="71FEC2DF" w:rsidRDefault="72F4101C">
      <w:r>
        <w:t xml:space="preserve">The data for the infectious population </w:t>
      </w:r>
      <w:r w:rsidR="00343ABE">
        <w:t>“</w:t>
      </w:r>
      <w:r>
        <w:t>I</w:t>
      </w:r>
      <w:r w:rsidR="00343ABE">
        <w:t>”</w:t>
      </w:r>
      <w:r>
        <w:t xml:space="preserve"> was obtained from the model output for each simulation. The peak number of infections </w:t>
      </w:r>
      <w:commentRangeStart w:id="7"/>
      <w:commentRangeEnd w:id="7"/>
      <m:oMath>
        <m:r>
          <w:rPr>
            <w:rStyle w:val="CommentReference"/>
            <w:rFonts w:ascii="Cambria Math" w:hAnsi="Cambria Math"/>
            <w:i/>
            <w:sz w:val="24"/>
            <w:szCs w:val="24"/>
          </w:rPr>
          <w:commentReference w:id="7"/>
        </m:r>
        <m:r>
          <w:rPr>
            <w:rFonts w:ascii="Cambria Math" w:hAnsi="Cambria Math"/>
          </w:rPr>
          <m:t>I</m:t>
        </m:r>
      </m:oMath>
      <w:r>
        <w:t xml:space="preserve"> was determined as the maximum number of infections and the time to peak infection was determined as the time at which the maximum number of infections I occurred. Parameter-versus-outcome plots were used to summarize these results: r</w:t>
      </w:r>
      <w:r w:rsidR="00856C58">
        <w:rPr>
          <w:vertAlign w:val="subscript"/>
        </w:rPr>
        <w:t>2</w:t>
      </w:r>
      <w:r>
        <w:t xml:space="preserve"> versus peak infections, r</w:t>
      </w:r>
      <w:r w:rsidR="00856C58">
        <w:rPr>
          <w:vertAlign w:val="subscript"/>
        </w:rPr>
        <w:t>2</w:t>
      </w:r>
      <w:r>
        <w:t xml:space="preserve"> versus time to peak, </w:t>
      </w:r>
      <w:r w:rsidR="004A74E4" w:rsidRPr="004A74E4">
        <w:rPr>
          <w:rFonts w:ascii="Cambria Math" w:hAnsi="Cambria Math"/>
          <w:sz w:val="20"/>
        </w:rPr>
        <w:br/>
      </w:r>
      <w:r w:rsidR="00B862B1" w:rsidRPr="00B862B1">
        <w:rPr>
          <w:i/>
          <w:iCs/>
        </w:rPr>
        <w:t>β</w:t>
      </w:r>
      <w:r w:rsidR="00B862B1" w:rsidRPr="00B862B1">
        <w:rPr>
          <w:i/>
          <w:iCs/>
          <w:vertAlign w:val="subscript"/>
        </w:rPr>
        <w:t>2</w:t>
      </w:r>
      <w:r w:rsidR="00B862B1">
        <w:rPr>
          <w:i/>
          <w:iCs/>
          <w:vertAlign w:val="subscript"/>
        </w:rPr>
        <w:t xml:space="preserve"> </w:t>
      </w:r>
      <w:r>
        <w:t xml:space="preserve">versus peak infections, </w:t>
      </w:r>
      <w:r w:rsidR="00B862B1" w:rsidRPr="00B862B1">
        <w:rPr>
          <w:i/>
          <w:iCs/>
        </w:rPr>
        <w:t>β</w:t>
      </w:r>
      <w:r w:rsidR="00B862B1" w:rsidRPr="00B862B1">
        <w:rPr>
          <w:i/>
          <w:iCs/>
          <w:vertAlign w:val="subscript"/>
        </w:rPr>
        <w:t>2</w:t>
      </w:r>
      <w:r w:rsidR="00B862B1">
        <w:t xml:space="preserve"> </w:t>
      </w:r>
      <w:r w:rsidRPr="00B862B1">
        <w:t>versus</w:t>
      </w:r>
      <w:r>
        <w:t xml:space="preserve"> time to peak, gamma versus peak infections, and gamma versus time to peak.</w:t>
      </w:r>
    </w:p>
    <w:p w14:paraId="369D50BC" w14:textId="77777777" w:rsidR="005265D5" w:rsidRDefault="005265D5"/>
    <w:p w14:paraId="636ED82E" w14:textId="77777777" w:rsidR="005265D5" w:rsidRDefault="005265D5"/>
    <w:p w14:paraId="7323614D" w14:textId="77777777" w:rsidR="005265D5" w:rsidRDefault="005265D5"/>
    <w:p w14:paraId="78BEBF0B" w14:textId="77777777" w:rsidR="005265D5" w:rsidRDefault="005265D5"/>
    <w:p w14:paraId="7F4441DD" w14:textId="77777777" w:rsidR="00FE301C" w:rsidRDefault="00FE301C"/>
    <w:p w14:paraId="24BD0727" w14:textId="7BC7A6CD" w:rsidR="00FE301C" w:rsidRDefault="00053AD6" w:rsidP="00E5688B">
      <w:pPr>
        <w:pStyle w:val="Heading2"/>
      </w:pPr>
      <w:r>
        <w:rPr>
          <w:noProof/>
        </w:rPr>
        <w:drawing>
          <wp:anchor distT="0" distB="0" distL="114300" distR="114300" simplePos="0" relativeHeight="251658242" behindDoc="0" locked="0" layoutInCell="1" allowOverlap="1" wp14:anchorId="7D8729BB" wp14:editId="21E8E4F8">
            <wp:simplePos x="0" y="0"/>
            <wp:positionH relativeFrom="margin">
              <wp:posOffset>3490595</wp:posOffset>
            </wp:positionH>
            <wp:positionV relativeFrom="paragraph">
              <wp:posOffset>304165</wp:posOffset>
            </wp:positionV>
            <wp:extent cx="3378835" cy="1431290"/>
            <wp:effectExtent l="0" t="0" r="0" b="0"/>
            <wp:wrapSquare wrapText="bothSides"/>
            <wp:docPr id="260909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60548" name="Picture 20811605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78835" cy="1431290"/>
                    </a:xfrm>
                    <a:prstGeom prst="rect">
                      <a:avLst/>
                    </a:prstGeom>
                  </pic:spPr>
                </pic:pic>
              </a:graphicData>
            </a:graphic>
            <wp14:sizeRelH relativeFrom="margin">
              <wp14:pctWidth>0</wp14:pctWidth>
            </wp14:sizeRelH>
            <wp14:sizeRelV relativeFrom="margin">
              <wp14:pctHeight>0</wp14:pctHeight>
            </wp14:sizeRelV>
          </wp:anchor>
        </w:drawing>
      </w:r>
      <w:r w:rsidR="00D11285">
        <w:t>Contact Network Model</w:t>
      </w:r>
    </w:p>
    <w:p w14:paraId="3041843F" w14:textId="1AA417E1" w:rsidR="00FC2CE3" w:rsidRPr="00FC2CE3" w:rsidRDefault="0058490C" w:rsidP="00FC2CE3">
      <w:r>
        <w:rPr>
          <w:noProof/>
        </w:rPr>
        <mc:AlternateContent>
          <mc:Choice Requires="wps">
            <w:drawing>
              <wp:anchor distT="0" distB="0" distL="114300" distR="114300" simplePos="0" relativeHeight="251658240" behindDoc="0" locked="0" layoutInCell="1" allowOverlap="0" wp14:anchorId="7EE6B3B7" wp14:editId="501FAADB">
                <wp:simplePos x="0" y="0"/>
                <wp:positionH relativeFrom="column">
                  <wp:align>left</wp:align>
                </wp:positionH>
                <wp:positionV relativeFrom="paragraph">
                  <wp:posOffset>1662043</wp:posOffset>
                </wp:positionV>
                <wp:extent cx="3090545" cy="1087755"/>
                <wp:effectExtent l="0" t="0" r="0" b="0"/>
                <wp:wrapTopAndBottom/>
                <wp:docPr id="1257294051" name="Text Box 1"/>
                <wp:cNvGraphicFramePr/>
                <a:graphic xmlns:a="http://schemas.openxmlformats.org/drawingml/2006/main">
                  <a:graphicData uri="http://schemas.microsoft.com/office/word/2010/wordprocessingShape">
                    <wps:wsp>
                      <wps:cNvSpPr txBox="1"/>
                      <wps:spPr>
                        <a:xfrm>
                          <a:off x="0" y="0"/>
                          <a:ext cx="3090545" cy="1087755"/>
                        </a:xfrm>
                        <a:prstGeom prst="rect">
                          <a:avLst/>
                        </a:prstGeom>
                        <a:solidFill>
                          <a:prstClr val="white"/>
                        </a:solidFill>
                        <a:ln>
                          <a:noFill/>
                        </a:ln>
                      </wps:spPr>
                      <wps:txbx>
                        <w:txbxContent>
                          <w:p w14:paraId="2079BCB6" w14:textId="14E1B504" w:rsidR="0092742A" w:rsidRDefault="0092742A" w:rsidP="0092742A">
                            <w:pPr>
                              <w:pStyle w:val="Caption"/>
                            </w:pPr>
                            <w:r w:rsidRPr="00531596">
                              <w:rPr>
                                <w:b/>
                              </w:rPr>
                              <w:t xml:space="preserve">Figure </w:t>
                            </w:r>
                            <w:r w:rsidRPr="00531596">
                              <w:rPr>
                                <w:b/>
                              </w:rPr>
                              <w:fldChar w:fldCharType="begin"/>
                            </w:r>
                            <w:r w:rsidRPr="00531596">
                              <w:rPr>
                                <w:b/>
                              </w:rPr>
                              <w:instrText xml:space="preserve"> SEQ Figure \* ARABIC </w:instrText>
                            </w:r>
                            <w:r w:rsidRPr="00531596">
                              <w:rPr>
                                <w:b/>
                              </w:rPr>
                              <w:fldChar w:fldCharType="separate"/>
                            </w:r>
                            <w:r w:rsidR="004617B1" w:rsidRPr="00531596">
                              <w:rPr>
                                <w:b/>
                              </w:rPr>
                              <w:t>2</w:t>
                            </w:r>
                            <w:r w:rsidRPr="00531596">
                              <w:rPr>
                                <w:b/>
                              </w:rPr>
                              <w:fldChar w:fldCharType="end"/>
                            </w:r>
                            <w:r w:rsidR="00096250" w:rsidRPr="00531596">
                              <w:rPr>
                                <w:b/>
                              </w:rPr>
                              <w:t>:</w:t>
                            </w:r>
                            <w:r w:rsidR="00531596" w:rsidRPr="00531596">
                              <w:rPr>
                                <w:b/>
                              </w:rPr>
                              <w:t xml:space="preserve"> Contact</w:t>
                            </w:r>
                            <w:r w:rsidR="00507FF6">
                              <w:rPr>
                                <w:b/>
                                <w:bCs/>
                              </w:rPr>
                              <w:t>-Network Model</w:t>
                            </w:r>
                            <w:r w:rsidR="00507FF6">
                              <w:rPr>
                                <w:b/>
                              </w:rPr>
                              <w:t xml:space="preserve"> </w:t>
                            </w:r>
                            <w:r w:rsidR="00507FF6">
                              <w:t>Contact</w:t>
                            </w:r>
                            <w:r w:rsidR="00096250" w:rsidRPr="00096250">
                              <w:t>-network SEIR simulation with 10,000 nodes shown at Day 1, peak infection around Day 42, and Day 100. Nodes are colored by disease state: susceptible individuals are blue, exposed individuals are yellow, infectious individuals are red, and recovered individuals are green. The snapshots show the infection spreading through the network over time</w:t>
                            </w:r>
                          </w:p>
                          <w:p w14:paraId="5FBEBC36" w14:textId="77777777" w:rsidR="0058490C" w:rsidRPr="0058490C" w:rsidRDefault="0058490C" w:rsidP="0058490C"/>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E6B3B7" id="_x0000_t202" coordsize="21600,21600" o:spt="202" path="m,l,21600r21600,l21600,xe">
                <v:stroke joinstyle="miter"/>
                <v:path gradientshapeok="t" o:connecttype="rect"/>
              </v:shapetype>
              <v:shape id="Text Box 1" o:spid="_x0000_s1026" type="#_x0000_t202" style="position:absolute;left:0;text-align:left;margin-left:0;margin-top:130.85pt;width:243.35pt;height:85.65pt;z-index:251658240;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" o:allowoverlap="f" stroked="f">
                <v:textbox inset="0,0,0,0">
                  <w:txbxContent>
                    <w:p w14:paraId="2079BCB6" w14:textId="14E1B504" w:rsidR="0092742A" w:rsidRDefault="0092742A" w:rsidP="0092742A">
                      <w:pPr>
                        <w:pStyle w:val="Caption"/>
                      </w:pPr>
                      <w:r w:rsidRPr="00531596">
                        <w:rPr>
                          <w:b/>
                        </w:rPr>
                        <w:t xml:space="preserve">Figure </w:t>
                      </w:r>
                      <w:r w:rsidRPr="00531596">
                        <w:rPr>
                          <w:b/>
                        </w:rPr>
                        <w:fldChar w:fldCharType="begin"/>
                      </w:r>
                      <w:r w:rsidRPr="00531596">
                        <w:rPr>
                          <w:b/>
                        </w:rPr>
                        <w:instrText xml:space="preserve"> SEQ Figure \* ARABIC </w:instrText>
                      </w:r>
                      <w:r w:rsidRPr="00531596">
                        <w:rPr>
                          <w:b/>
                        </w:rPr>
                        <w:fldChar w:fldCharType="separate"/>
                      </w:r>
                      <w:r w:rsidR="004617B1" w:rsidRPr="00531596">
                        <w:rPr>
                          <w:b/>
                        </w:rPr>
                        <w:t>2</w:t>
                      </w:r>
                      <w:r w:rsidRPr="00531596">
                        <w:rPr>
                          <w:b/>
                        </w:rPr>
                        <w:fldChar w:fldCharType="end"/>
                      </w:r>
                      <w:r w:rsidR="00096250" w:rsidRPr="00531596">
                        <w:rPr>
                          <w:b/>
                        </w:rPr>
                        <w:t>:</w:t>
                      </w:r>
                      <w:r w:rsidR="00531596" w:rsidRPr="00531596">
                        <w:rPr>
                          <w:b/>
                        </w:rPr>
                        <w:t xml:space="preserve"> Contact</w:t>
                      </w:r>
                      <w:r w:rsidR="00507FF6">
                        <w:rPr>
                          <w:b/>
                          <w:bCs/>
                        </w:rPr>
                        <w:t>-Network Model</w:t>
                      </w:r>
                      <w:r w:rsidR="00507FF6">
                        <w:rPr>
                          <w:b/>
                        </w:rPr>
                        <w:t xml:space="preserve"> </w:t>
                      </w:r>
                      <w:r w:rsidR="00507FF6">
                        <w:t>Contact</w:t>
                      </w:r>
                      <w:r w:rsidR="00096250" w:rsidRPr="00096250">
                        <w:t>-network SEIR simulation with 10,000 nodes shown at Day 1, peak infection around Day 42, and Day 100. Nodes are colored by disease state: susceptible individuals are blue, exposed individuals are yellow, infectious individuals are red, and recovered individuals are green. The snapshots show the infection spreading through the network over time</w:t>
                      </w:r>
                    </w:p>
                    <w:p w14:paraId="5FBEBC36" w14:textId="77777777" w:rsidR="0058490C" w:rsidRPr="0058490C" w:rsidRDefault="0058490C" w:rsidP="0058490C"/>
                  </w:txbxContent>
                </v:textbox>
                <w10:wrap type="topAndBottom"/>
              </v:shape>
            </w:pict>
          </mc:Fallback>
        </mc:AlternateContent>
      </w:r>
    </w:p>
    <w:p w14:paraId="72FCDFEF" w14:textId="77777777" w:rsidR="0058490C" w:rsidRDefault="0058490C" w:rsidP="006A6E1C"/>
    <w:p w14:paraId="124F8E75" w14:textId="7E383905" w:rsidR="009C71ED" w:rsidRDefault="000E3DD1" w:rsidP="006A6E1C">
      <w:r>
        <w:t xml:space="preserve">A stochastic contact network model was </w:t>
      </w:r>
      <w:r w:rsidR="006D23BB">
        <w:t xml:space="preserve">developed to </w:t>
      </w:r>
      <w:r w:rsidR="000671EF">
        <w:t xml:space="preserve">simulate COVID-19 transmission </w:t>
      </w:r>
      <w:r w:rsidR="008B7C63">
        <w:t>accounting for</w:t>
      </w:r>
      <w:r w:rsidR="00083866">
        <w:t xml:space="preserve"> different </w:t>
      </w:r>
      <w:r w:rsidR="006A6F22">
        <w:t xml:space="preserve">probabilities that would impact the outcomes of the basic SEIR model. </w:t>
      </w:r>
      <w:r w:rsidR="006D7404">
        <w:t>In this model, each individual was represented as a node</w:t>
      </w:r>
      <w:r w:rsidR="00A723A1">
        <w:t xml:space="preserve"> and their interactions with other individuals as </w:t>
      </w:r>
      <w:r w:rsidR="0053499A">
        <w:t xml:space="preserve">edges between nodes. </w:t>
      </w:r>
      <w:r w:rsidR="009769C4">
        <w:t xml:space="preserve">This allows for the observation of transmission based on person-to-person </w:t>
      </w:r>
      <w:r w:rsidR="009769C4">
        <w:lastRenderedPageBreak/>
        <w:t xml:space="preserve">contact rather than only the well-mixed </w:t>
      </w:r>
      <w:r w:rsidR="0046210C">
        <w:t xml:space="preserve">population </w:t>
      </w:r>
      <w:r w:rsidR="009769C4">
        <w:t xml:space="preserve">interactions. </w:t>
      </w:r>
      <w:r w:rsidR="002F36D2">
        <w:t xml:space="preserve">The model followed the same </w:t>
      </w:r>
      <w:r w:rsidR="00242010">
        <w:t xml:space="preserve">general SEIR disease states </w:t>
      </w:r>
      <w:r w:rsidR="00C80A22">
        <w:t>as the basic SEIR model</w:t>
      </w:r>
      <w:r w:rsidR="00FF5E5B">
        <w:t xml:space="preserve"> as well as considered </w:t>
      </w:r>
      <w:r w:rsidR="00E879AA">
        <w:t xml:space="preserve">other conditions </w:t>
      </w:r>
      <w:r w:rsidR="00741575">
        <w:t>whose probabilities</w:t>
      </w:r>
      <w:r w:rsidR="00E879AA">
        <w:t xml:space="preserve"> </w:t>
      </w:r>
      <w:r w:rsidR="00A80183">
        <w:t xml:space="preserve">affect the transmission and </w:t>
      </w:r>
      <w:r w:rsidR="00741575">
        <w:t xml:space="preserve">recovery rates. </w:t>
      </w:r>
    </w:p>
    <w:p w14:paraId="47BD8653" w14:textId="77777777" w:rsidR="000B5182" w:rsidRDefault="000B5182" w:rsidP="006A6E1C"/>
    <w:tbl>
      <w:tblPr>
        <w:tblStyle w:val="TableGrid"/>
        <w:tblW w:w="5000" w:type="pct"/>
        <w:tblLook w:val="0000" w:firstRow="0" w:lastRow="0" w:firstColumn="0" w:lastColumn="0" w:noHBand="0" w:noVBand="0"/>
      </w:tblPr>
      <w:tblGrid>
        <w:gridCol w:w="1581"/>
        <w:gridCol w:w="2084"/>
        <w:gridCol w:w="1455"/>
      </w:tblGrid>
      <w:tr w:rsidR="000213D8" w:rsidRPr="00970D25" w14:paraId="524C5011" w14:textId="77777777" w:rsidTr="00EC36F8">
        <w:tc>
          <w:tcPr>
            <w:tcW w:w="1544" w:type="pct"/>
          </w:tcPr>
          <w:p w14:paraId="6B8CB371" w14:textId="77777777" w:rsidR="000213D8" w:rsidRPr="00970D25" w:rsidRDefault="000213D8">
            <w:pPr>
              <w:pStyle w:val="TableColumnhead"/>
              <w:spacing w:after="60"/>
              <w:rPr>
                <w:sz w:val="20"/>
              </w:rPr>
            </w:pPr>
            <w:r w:rsidRPr="00970D25">
              <w:rPr>
                <w:sz w:val="20"/>
              </w:rPr>
              <w:t>Symbol</w:t>
            </w:r>
          </w:p>
        </w:tc>
        <w:tc>
          <w:tcPr>
            <w:tcW w:w="2035" w:type="pct"/>
          </w:tcPr>
          <w:p w14:paraId="0FCCEBB1" w14:textId="77777777" w:rsidR="000213D8" w:rsidRPr="00970D25" w:rsidRDefault="000213D8">
            <w:pPr>
              <w:pStyle w:val="TableColumnhead"/>
              <w:spacing w:after="60"/>
              <w:rPr>
                <w:sz w:val="20"/>
              </w:rPr>
            </w:pPr>
            <w:r w:rsidRPr="00970D25">
              <w:rPr>
                <w:sz w:val="20"/>
              </w:rPr>
              <w:t>Name</w:t>
            </w:r>
          </w:p>
        </w:tc>
        <w:tc>
          <w:tcPr>
            <w:tcW w:w="1421" w:type="pct"/>
          </w:tcPr>
          <w:p w14:paraId="437A9FAC" w14:textId="77777777" w:rsidR="000213D8" w:rsidRPr="00970D25" w:rsidRDefault="000213D8">
            <w:pPr>
              <w:pStyle w:val="TableColumnhead"/>
              <w:spacing w:after="60"/>
              <w:jc w:val="center"/>
              <w:rPr>
                <w:sz w:val="20"/>
              </w:rPr>
            </w:pPr>
            <w:r w:rsidRPr="00970D25">
              <w:rPr>
                <w:sz w:val="20"/>
              </w:rPr>
              <w:t>Value</w:t>
            </w:r>
          </w:p>
        </w:tc>
      </w:tr>
      <w:tr w:rsidR="00437BE5" w:rsidRPr="00970D25" w14:paraId="1110801D" w14:textId="77777777" w:rsidTr="00EC36F8">
        <w:tc>
          <w:tcPr>
            <w:tcW w:w="1544" w:type="pct"/>
          </w:tcPr>
          <w:p w14:paraId="54A87A0F" w14:textId="28D89546" w:rsidR="00437BE5" w:rsidRPr="00970D25" w:rsidRDefault="00437BE5">
            <w:pPr>
              <w:pStyle w:val="TableColumnhead"/>
              <w:spacing w:after="60"/>
              <w:rPr>
                <w:sz w:val="20"/>
              </w:rPr>
            </w:pPr>
            <m:oMathPara>
              <m:oMath>
                <m:r>
                  <w:rPr>
                    <w:rFonts w:ascii="Cambria Math" w:hAnsi="Cambria Math"/>
                    <w:sz w:val="20"/>
                  </w:rPr>
                  <m:t>N</m:t>
                </m:r>
              </m:oMath>
            </m:oMathPara>
          </w:p>
        </w:tc>
        <w:tc>
          <w:tcPr>
            <w:tcW w:w="2035" w:type="pct"/>
          </w:tcPr>
          <w:p w14:paraId="337D7633" w14:textId="24C3C72E" w:rsidR="00EC36F8" w:rsidRDefault="00EC36F8">
            <w:pPr>
              <w:pStyle w:val="TableColumnhead"/>
              <w:spacing w:after="60"/>
              <w:rPr>
                <w:sz w:val="20"/>
              </w:rPr>
            </w:pPr>
            <w:r>
              <w:rPr>
                <w:sz w:val="20"/>
              </w:rPr>
              <w:t>Number of individuals</w:t>
            </w:r>
          </w:p>
        </w:tc>
        <w:tc>
          <w:tcPr>
            <w:tcW w:w="1421" w:type="pct"/>
          </w:tcPr>
          <w:p w14:paraId="5E5F8224" w14:textId="698A0807" w:rsidR="00437BE5" w:rsidRPr="00970D25" w:rsidRDefault="00F0327B">
            <w:pPr>
              <w:pStyle w:val="TableColumnhead"/>
              <w:spacing w:after="60"/>
              <w:rPr>
                <w:sz w:val="20"/>
              </w:rPr>
            </w:pPr>
            <w:r>
              <w:rPr>
                <w:sz w:val="20"/>
              </w:rPr>
              <w:t>10000</w:t>
            </w:r>
          </w:p>
        </w:tc>
      </w:tr>
      <w:tr w:rsidR="00437BE5" w:rsidRPr="00970D25" w14:paraId="469E56FA" w14:textId="77777777" w:rsidTr="00EC36F8">
        <w:tc>
          <w:tcPr>
            <w:tcW w:w="1544" w:type="pct"/>
          </w:tcPr>
          <w:p w14:paraId="410F94A1" w14:textId="62AA95FF" w:rsidR="00437BE5" w:rsidRPr="00970D25" w:rsidRDefault="00437BE5">
            <w:pPr>
              <w:pStyle w:val="Tablebodyfirst"/>
              <w:ind w:left="0" w:firstLine="0"/>
              <w:jc w:val="center"/>
              <w:rPr>
                <w:sz w:val="20"/>
              </w:rPr>
            </w:pPr>
            <m:oMathPara>
              <m:oMath>
                <m:r>
                  <w:rPr>
                    <w:rFonts w:ascii="Cambria Math" w:hAnsi="Cambria Math"/>
                    <w:sz w:val="20"/>
                  </w:rPr>
                  <m:t>k_min</m:t>
                </m:r>
              </m:oMath>
            </m:oMathPara>
          </w:p>
        </w:tc>
        <w:tc>
          <w:tcPr>
            <w:tcW w:w="2035" w:type="pct"/>
          </w:tcPr>
          <w:p w14:paraId="0DC5B1E5" w14:textId="2F1E7DC7" w:rsidR="00437BE5" w:rsidRPr="00970D25" w:rsidRDefault="00EC36F8">
            <w:pPr>
              <w:pStyle w:val="Tablebodyfirst"/>
              <w:rPr>
                <w:sz w:val="20"/>
              </w:rPr>
            </w:pPr>
            <w:r>
              <w:rPr>
                <w:sz w:val="20"/>
              </w:rPr>
              <w:t>Min</w:t>
            </w:r>
            <w:r w:rsidR="001F6B49">
              <w:rPr>
                <w:sz w:val="20"/>
              </w:rPr>
              <w:t>imum Number of Connections</w:t>
            </w:r>
          </w:p>
        </w:tc>
        <w:tc>
          <w:tcPr>
            <w:tcW w:w="1421" w:type="pct"/>
          </w:tcPr>
          <w:p w14:paraId="744643A7" w14:textId="2330446D" w:rsidR="00437BE5" w:rsidRPr="00970D25" w:rsidRDefault="002A6F07">
            <w:pPr>
              <w:pStyle w:val="Tablebodyfirst"/>
              <w:jc w:val="center"/>
              <w:rPr>
                <w:sz w:val="20"/>
              </w:rPr>
            </w:pPr>
            <m:oMathPara>
              <m:oMath>
                <m:r>
                  <w:rPr>
                    <w:rFonts w:ascii="Cambria Math" w:hAnsi="Cambria Math"/>
                    <w:sz w:val="20"/>
                  </w:rPr>
                  <m:t>10</m:t>
                </m:r>
              </m:oMath>
            </m:oMathPara>
          </w:p>
        </w:tc>
      </w:tr>
      <w:tr w:rsidR="00437BE5" w:rsidRPr="00970D25" w14:paraId="34429516" w14:textId="77777777" w:rsidTr="00EC36F8">
        <w:tc>
          <w:tcPr>
            <w:tcW w:w="1544" w:type="pct"/>
          </w:tcPr>
          <w:p w14:paraId="437B91A8" w14:textId="3B9E47E8" w:rsidR="00437BE5" w:rsidRPr="00D466C3" w:rsidRDefault="00437BE5">
            <w:pPr>
              <w:pStyle w:val="Tablebodyfirst"/>
              <w:ind w:left="0" w:firstLine="0"/>
              <w:rPr>
                <w:sz w:val="20"/>
              </w:rPr>
            </w:pPr>
            <m:oMathPara>
              <m:oMathParaPr>
                <m:jc m:val="center"/>
              </m:oMathParaPr>
              <m:oMath>
                <m:r>
                  <w:rPr>
                    <w:rFonts w:ascii="Cambria Math" w:hAnsi="Cambria Math"/>
                    <w:sz w:val="20"/>
                  </w:rPr>
                  <m:t>k_max</m:t>
                </m:r>
              </m:oMath>
            </m:oMathPara>
          </w:p>
        </w:tc>
        <w:tc>
          <w:tcPr>
            <w:tcW w:w="2035" w:type="pct"/>
          </w:tcPr>
          <w:p w14:paraId="768FB5E4" w14:textId="154E40AC" w:rsidR="00437BE5" w:rsidRPr="00970D25" w:rsidRDefault="001F6B49">
            <w:pPr>
              <w:pStyle w:val="Tablebodyfirst"/>
              <w:rPr>
                <w:sz w:val="20"/>
              </w:rPr>
            </w:pPr>
            <w:r>
              <w:rPr>
                <w:sz w:val="20"/>
              </w:rPr>
              <w:t>Maximum Number of Connections</w:t>
            </w:r>
          </w:p>
        </w:tc>
        <w:tc>
          <w:tcPr>
            <w:tcW w:w="1421" w:type="pct"/>
          </w:tcPr>
          <w:p w14:paraId="0241E032" w14:textId="38367B11" w:rsidR="00437BE5" w:rsidRPr="00970D25" w:rsidRDefault="00205010">
            <w:pPr>
              <w:pStyle w:val="Tablebodyfirst"/>
              <w:jc w:val="center"/>
              <w:rPr>
                <w:sz w:val="20"/>
              </w:rPr>
            </w:pPr>
            <m:oMathPara>
              <m:oMath>
                <m:r>
                  <w:rPr>
                    <w:rFonts w:ascii="Cambria Math" w:hAnsi="Cambria Math"/>
                    <w:sz w:val="20"/>
                  </w:rPr>
                  <m:t>500</m:t>
                </m:r>
              </m:oMath>
            </m:oMathPara>
          </w:p>
        </w:tc>
      </w:tr>
      <w:tr w:rsidR="00437BE5" w:rsidRPr="00970D25" w14:paraId="6923A0BC" w14:textId="77777777" w:rsidTr="00EC36F8">
        <w:tc>
          <w:tcPr>
            <w:tcW w:w="1544" w:type="pct"/>
          </w:tcPr>
          <w:p w14:paraId="795E4C4D" w14:textId="707D7F8B" w:rsidR="00437BE5" w:rsidRPr="00D466C3" w:rsidRDefault="00437BE5">
            <w:pPr>
              <w:pStyle w:val="Tablebodyfirst"/>
              <w:ind w:left="0" w:firstLine="0"/>
              <w:rPr>
                <w:sz w:val="20"/>
              </w:rPr>
            </w:pPr>
            <m:oMathPara>
              <m:oMath>
                <m:r>
                  <w:rPr>
                    <w:rFonts w:ascii="Cambria Math" w:eastAsia="SimSun" w:hAnsi="Cambria Math"/>
                    <w:sz w:val="20"/>
                  </w:rPr>
                  <m:t>γ</m:t>
                </m:r>
              </m:oMath>
            </m:oMathPara>
          </w:p>
        </w:tc>
        <w:tc>
          <w:tcPr>
            <w:tcW w:w="2035" w:type="pct"/>
          </w:tcPr>
          <w:p w14:paraId="31A2189D" w14:textId="640A6D59" w:rsidR="00437BE5" w:rsidRPr="00970D25" w:rsidRDefault="00EE76E3">
            <w:pPr>
              <w:pStyle w:val="Tablebodyfirst"/>
              <w:rPr>
                <w:sz w:val="20"/>
              </w:rPr>
            </w:pPr>
            <w:r>
              <w:rPr>
                <w:sz w:val="20"/>
              </w:rPr>
              <w:t>Coefficient of Connections</w:t>
            </w:r>
          </w:p>
        </w:tc>
        <w:tc>
          <w:tcPr>
            <w:tcW w:w="1421" w:type="pct"/>
          </w:tcPr>
          <w:p w14:paraId="32971594" w14:textId="0ADDC137" w:rsidR="00437BE5" w:rsidRPr="00970D25" w:rsidRDefault="00205010">
            <w:pPr>
              <w:pStyle w:val="Tablebodyfirst"/>
              <w:jc w:val="center"/>
              <w:rPr>
                <w:sz w:val="20"/>
              </w:rPr>
            </w:pPr>
            <m:oMathPara>
              <m:oMath>
                <m:r>
                  <w:rPr>
                    <w:rFonts w:ascii="Cambria Math" w:hAnsi="Cambria Math"/>
                    <w:sz w:val="20"/>
                  </w:rPr>
                  <m:t>2.3</m:t>
                </m:r>
              </m:oMath>
            </m:oMathPara>
          </w:p>
        </w:tc>
      </w:tr>
      <w:tr w:rsidR="00437BE5" w14:paraId="002EFC80" w14:textId="77777777" w:rsidTr="00EC36F8">
        <w:tc>
          <w:tcPr>
            <w:tcW w:w="1544" w:type="pct"/>
          </w:tcPr>
          <w:p w14:paraId="16DA4190" w14:textId="48B2A69B" w:rsidR="00437BE5" w:rsidRPr="009C71ED" w:rsidRDefault="00437BE5">
            <w:pPr>
              <w:pStyle w:val="Tablebodyfirst"/>
              <w:ind w:left="0" w:firstLine="0"/>
              <w:rPr>
                <w:rFonts w:ascii="Garamond" w:eastAsia="SimSun" w:hAnsi="Garamond"/>
                <w:sz w:val="20"/>
              </w:rPr>
            </w:pPr>
            <m:oMathPara>
              <m:oMath>
                <m:r>
                  <w:rPr>
                    <w:rFonts w:ascii="Cambria Math" w:eastAsia="SimSun" w:hAnsi="Cambria Math"/>
                    <w:sz w:val="20"/>
                  </w:rPr>
                  <m:t>t</m:t>
                </m:r>
              </m:oMath>
            </m:oMathPara>
          </w:p>
        </w:tc>
        <w:tc>
          <w:tcPr>
            <w:tcW w:w="2035" w:type="pct"/>
          </w:tcPr>
          <w:p w14:paraId="4E11EF0E" w14:textId="1F24A363" w:rsidR="00437BE5" w:rsidRDefault="00EE76E3">
            <w:pPr>
              <w:pStyle w:val="Tablebodyfirst"/>
              <w:rPr>
                <w:sz w:val="20"/>
              </w:rPr>
            </w:pPr>
            <w:r>
              <w:rPr>
                <w:sz w:val="20"/>
              </w:rPr>
              <w:t>Number of Simulated Days</w:t>
            </w:r>
          </w:p>
        </w:tc>
        <w:tc>
          <w:tcPr>
            <w:tcW w:w="1421" w:type="pct"/>
          </w:tcPr>
          <w:p w14:paraId="210CB957" w14:textId="02A70B56" w:rsidR="00437BE5" w:rsidRDefault="00205010">
            <w:pPr>
              <w:pStyle w:val="Tablebodyfirst"/>
              <w:jc w:val="center"/>
              <w:rPr>
                <w:rFonts w:eastAsia="SimSun"/>
                <w:sz w:val="20"/>
              </w:rPr>
            </w:pPr>
            <m:oMathPara>
              <m:oMath>
                <m:r>
                  <w:rPr>
                    <w:rFonts w:ascii="Cambria Math" w:eastAsia="SimSun" w:hAnsi="Cambria Math"/>
                    <w:sz w:val="20"/>
                  </w:rPr>
                  <m:t>60</m:t>
                </m:r>
              </m:oMath>
            </m:oMathPara>
          </w:p>
        </w:tc>
      </w:tr>
      <w:tr w:rsidR="00437BE5" w14:paraId="7C22EF49" w14:textId="77777777" w:rsidTr="00EC36F8">
        <w:tc>
          <w:tcPr>
            <w:tcW w:w="1544" w:type="pct"/>
          </w:tcPr>
          <w:p w14:paraId="66353D72" w14:textId="0D999D73" w:rsidR="00437BE5" w:rsidRDefault="00437BE5">
            <w:pPr>
              <w:pStyle w:val="Tablebodyfirst"/>
              <w:ind w:left="0" w:firstLine="0"/>
              <w:rPr>
                <w:rFonts w:ascii="Garamond" w:eastAsia="SimSun" w:hAnsi="Garamond"/>
                <w:sz w:val="20"/>
              </w:rPr>
            </w:pPr>
            <m:oMathPara>
              <m:oMath>
                <m:r>
                  <w:rPr>
                    <w:rFonts w:ascii="Cambria Math" w:eastAsia="SimSun" w:hAnsi="Cambria Math"/>
                    <w:sz w:val="20"/>
                  </w:rPr>
                  <m:t>t_e</m:t>
                </m:r>
              </m:oMath>
            </m:oMathPara>
          </w:p>
        </w:tc>
        <w:tc>
          <w:tcPr>
            <w:tcW w:w="2035" w:type="pct"/>
          </w:tcPr>
          <w:p w14:paraId="706780F2" w14:textId="70C3062A" w:rsidR="00EC36F8" w:rsidRDefault="00EE76E3">
            <w:pPr>
              <w:pStyle w:val="Tablebodyfirst"/>
              <w:rPr>
                <w:rFonts w:eastAsia="SimSun"/>
                <w:sz w:val="20"/>
              </w:rPr>
            </w:pPr>
            <w:r>
              <w:rPr>
                <w:sz w:val="20"/>
              </w:rPr>
              <w:t>Latency Period</w:t>
            </w:r>
            <w:r w:rsidR="00131DF9">
              <w:rPr>
                <w:sz w:val="20"/>
              </w:rPr>
              <w:t xml:space="preserve"> Duration</w:t>
            </w:r>
          </w:p>
        </w:tc>
        <w:tc>
          <w:tcPr>
            <w:tcW w:w="1421" w:type="pct"/>
          </w:tcPr>
          <w:p w14:paraId="238338B3" w14:textId="450FA54F" w:rsidR="00437BE5" w:rsidRDefault="00205010">
            <w:pPr>
              <w:pStyle w:val="Tablebodyfirst"/>
              <w:rPr>
                <w:rFonts w:eastAsia="SimSun"/>
                <w:sz w:val="20"/>
              </w:rPr>
            </w:pPr>
            <m:oMathPara>
              <m:oMath>
                <m:r>
                  <w:rPr>
                    <w:rFonts w:ascii="Cambria Math" w:eastAsia="SimSun" w:hAnsi="Cambria Math"/>
                    <w:sz w:val="20"/>
                  </w:rPr>
                  <m:t>4</m:t>
                </m:r>
              </m:oMath>
            </m:oMathPara>
          </w:p>
        </w:tc>
      </w:tr>
      <w:tr w:rsidR="00437BE5" w14:paraId="523B2373" w14:textId="77777777" w:rsidTr="00EC36F8">
        <w:tc>
          <w:tcPr>
            <w:tcW w:w="1544" w:type="pct"/>
          </w:tcPr>
          <w:p w14:paraId="6342AF90" w14:textId="2056B6C5" w:rsidR="00437BE5" w:rsidRPr="00D466C3" w:rsidRDefault="00437BE5" w:rsidP="00520C70">
            <w:pPr>
              <w:pStyle w:val="Tablebodyfirst"/>
              <w:ind w:left="0" w:firstLine="0"/>
              <w:rPr>
                <w:sz w:val="20"/>
              </w:rPr>
            </w:pPr>
            <m:oMathPara>
              <m:oMath>
                <m:r>
                  <w:rPr>
                    <w:rFonts w:ascii="Cambria Math" w:eastAsia="SimSun" w:hAnsi="Cambria Math"/>
                    <w:sz w:val="20"/>
                  </w:rPr>
                  <m:t>t_i</m:t>
                </m:r>
              </m:oMath>
            </m:oMathPara>
          </w:p>
        </w:tc>
        <w:tc>
          <w:tcPr>
            <w:tcW w:w="2035" w:type="pct"/>
          </w:tcPr>
          <w:p w14:paraId="105624D2" w14:textId="40BB3F96" w:rsidR="00437BE5" w:rsidRDefault="00582550" w:rsidP="00520C70">
            <w:pPr>
              <w:pStyle w:val="Tablebodyfirst"/>
              <w:rPr>
                <w:sz w:val="20"/>
              </w:rPr>
            </w:pPr>
            <w:r>
              <w:rPr>
                <w:sz w:val="20"/>
              </w:rPr>
              <w:t>Infectious Period</w:t>
            </w:r>
            <w:r w:rsidR="00131DF9">
              <w:rPr>
                <w:sz w:val="20"/>
              </w:rPr>
              <w:t xml:space="preserve"> Duration</w:t>
            </w:r>
          </w:p>
        </w:tc>
        <w:tc>
          <w:tcPr>
            <w:tcW w:w="1421" w:type="pct"/>
          </w:tcPr>
          <w:p w14:paraId="53CF4948" w14:textId="5C41B9B7" w:rsidR="00437BE5" w:rsidRDefault="00205010" w:rsidP="00520C70">
            <w:pPr>
              <w:pStyle w:val="Tablebodyfirst"/>
              <w:jc w:val="center"/>
              <w:rPr>
                <w:rFonts w:eastAsia="SimSun"/>
                <w:sz w:val="20"/>
              </w:rPr>
            </w:pPr>
            <m:oMathPara>
              <m:oMath>
                <m:r>
                  <w:rPr>
                    <w:rFonts w:ascii="Cambria Math" w:eastAsia="SimSun" w:hAnsi="Cambria Math"/>
                    <w:sz w:val="20"/>
                  </w:rPr>
                  <m:t>14</m:t>
                </m:r>
              </m:oMath>
            </m:oMathPara>
          </w:p>
        </w:tc>
      </w:tr>
      <w:tr w:rsidR="00437BE5" w14:paraId="2D011E94" w14:textId="77777777" w:rsidTr="00EC36F8">
        <w:tc>
          <w:tcPr>
            <w:tcW w:w="1544" w:type="pct"/>
          </w:tcPr>
          <w:p w14:paraId="41CBD9E1" w14:textId="2320F91F" w:rsidR="00437BE5" w:rsidRPr="00D466C3" w:rsidRDefault="00437BE5" w:rsidP="00520C70">
            <w:pPr>
              <w:pStyle w:val="Tablebodyfirst"/>
              <w:ind w:left="0" w:firstLine="0"/>
              <w:rPr>
                <w:sz w:val="20"/>
              </w:rPr>
            </w:pPr>
            <m:oMathPara>
              <m:oMath>
                <m:r>
                  <w:rPr>
                    <w:rFonts w:ascii="Cambria Math" w:eastAsia="SimSun" w:hAnsi="Cambria Math"/>
                    <w:sz w:val="20"/>
                  </w:rPr>
                  <m:t>t_q</m:t>
                </m:r>
              </m:oMath>
            </m:oMathPara>
          </w:p>
        </w:tc>
        <w:tc>
          <w:tcPr>
            <w:tcW w:w="2035" w:type="pct"/>
          </w:tcPr>
          <w:p w14:paraId="4472642E" w14:textId="70A36874" w:rsidR="00437BE5" w:rsidRDefault="00131DF9" w:rsidP="00520C70">
            <w:pPr>
              <w:pStyle w:val="Tablebodyfirst"/>
              <w:rPr>
                <w:sz w:val="20"/>
              </w:rPr>
            </w:pPr>
            <w:r>
              <w:rPr>
                <w:sz w:val="20"/>
              </w:rPr>
              <w:t>Quarantine Period Duration</w:t>
            </w:r>
          </w:p>
        </w:tc>
        <w:tc>
          <w:tcPr>
            <w:tcW w:w="1421" w:type="pct"/>
          </w:tcPr>
          <w:p w14:paraId="737A1193" w14:textId="00A518B7" w:rsidR="00437BE5" w:rsidRDefault="00205010" w:rsidP="00520C70">
            <w:pPr>
              <w:pStyle w:val="Tablebodyfirst"/>
              <w:jc w:val="center"/>
              <w:rPr>
                <w:rFonts w:eastAsia="SimSun"/>
                <w:sz w:val="20"/>
              </w:rPr>
            </w:pPr>
            <m:oMathPara>
              <m:oMath>
                <m:r>
                  <w:rPr>
                    <w:rFonts w:ascii="Cambria Math" w:eastAsia="SimSun" w:hAnsi="Cambria Math"/>
                    <w:sz w:val="20"/>
                  </w:rPr>
                  <m:t>10</m:t>
                </m:r>
              </m:oMath>
            </m:oMathPara>
          </w:p>
        </w:tc>
      </w:tr>
      <w:tr w:rsidR="00437BE5" w14:paraId="6CAFA8E7" w14:textId="77777777" w:rsidTr="00EC36F8">
        <w:tc>
          <w:tcPr>
            <w:tcW w:w="1544" w:type="pct"/>
          </w:tcPr>
          <w:p w14:paraId="1EFED614" w14:textId="0B9F982B" w:rsidR="00437BE5" w:rsidRPr="009C71ED" w:rsidRDefault="00437BE5" w:rsidP="00520C70">
            <w:pPr>
              <w:pStyle w:val="Tablebodyfirst"/>
              <w:ind w:left="0" w:firstLine="0"/>
              <w:rPr>
                <w:rFonts w:ascii="Garamond" w:eastAsia="SimSun" w:hAnsi="Garamond"/>
                <w:sz w:val="20"/>
              </w:rPr>
            </w:pPr>
            <m:oMathPara>
              <m:oMath>
                <m:r>
                  <w:rPr>
                    <w:rFonts w:ascii="Cambria Math" w:hAnsi="Cambria Math"/>
                    <w:sz w:val="20"/>
                  </w:rPr>
                  <m:t>p_i0</m:t>
                </m:r>
              </m:oMath>
            </m:oMathPara>
          </w:p>
        </w:tc>
        <w:tc>
          <w:tcPr>
            <w:tcW w:w="2035" w:type="pct"/>
          </w:tcPr>
          <w:p w14:paraId="08CC62E2" w14:textId="2B5AD731" w:rsidR="00EC36F8" w:rsidRDefault="00FF535B" w:rsidP="00520C70">
            <w:pPr>
              <w:pStyle w:val="Tablebodyfirst"/>
              <w:rPr>
                <w:rFonts w:eastAsia="SimSun"/>
                <w:sz w:val="20"/>
              </w:rPr>
            </w:pPr>
            <w:r>
              <w:rPr>
                <w:rFonts w:eastAsia="SimSun"/>
                <w:sz w:val="20"/>
              </w:rPr>
              <w:t xml:space="preserve">Initial </w:t>
            </w:r>
            <w:r w:rsidR="00F1587F">
              <w:rPr>
                <w:rFonts w:eastAsia="SimSun"/>
                <w:sz w:val="20"/>
              </w:rPr>
              <w:t>Percent Infected</w:t>
            </w:r>
          </w:p>
        </w:tc>
        <w:tc>
          <w:tcPr>
            <w:tcW w:w="1421" w:type="pct"/>
          </w:tcPr>
          <w:p w14:paraId="31678D97" w14:textId="5E264660" w:rsidR="00437BE5" w:rsidRDefault="00205010" w:rsidP="00520C70">
            <w:pPr>
              <w:pStyle w:val="Tablebodyfirst"/>
              <w:rPr>
                <w:rFonts w:eastAsia="SimSun"/>
                <w:sz w:val="20"/>
              </w:rPr>
            </w:pPr>
            <m:oMathPara>
              <m:oMath>
                <m:r>
                  <w:rPr>
                    <w:rFonts w:ascii="Cambria Math" w:eastAsia="SimSun" w:hAnsi="Cambria Math"/>
                    <w:sz w:val="20"/>
                  </w:rPr>
                  <m:t>0.1</m:t>
                </m:r>
              </m:oMath>
            </m:oMathPara>
          </w:p>
        </w:tc>
      </w:tr>
      <w:tr w:rsidR="00437BE5" w14:paraId="2E664FAA" w14:textId="77777777" w:rsidTr="00EC36F8">
        <w:tc>
          <w:tcPr>
            <w:tcW w:w="1544" w:type="pct"/>
          </w:tcPr>
          <w:p w14:paraId="29EF97F6" w14:textId="675D27AF" w:rsidR="00437BE5" w:rsidRPr="00D466C3" w:rsidRDefault="00437BE5" w:rsidP="00FA31B4">
            <w:pPr>
              <w:pStyle w:val="Tablebodyfirst"/>
              <w:ind w:left="0" w:firstLine="0"/>
              <w:rPr>
                <w:sz w:val="20"/>
              </w:rPr>
            </w:pPr>
            <m:oMathPara>
              <m:oMath>
                <m:r>
                  <w:rPr>
                    <w:rFonts w:ascii="Cambria Math" w:hAnsi="Cambria Math"/>
                    <w:sz w:val="20"/>
                  </w:rPr>
                  <m:t>p_e0</m:t>
                </m:r>
              </m:oMath>
            </m:oMathPara>
          </w:p>
        </w:tc>
        <w:tc>
          <w:tcPr>
            <w:tcW w:w="2035" w:type="pct"/>
          </w:tcPr>
          <w:p w14:paraId="67A57D86" w14:textId="6EB4E1AC" w:rsidR="00437BE5" w:rsidRDefault="00415277" w:rsidP="00FA31B4">
            <w:pPr>
              <w:pStyle w:val="Tablebodyfirst"/>
              <w:rPr>
                <w:sz w:val="20"/>
              </w:rPr>
            </w:pPr>
            <w:r>
              <w:rPr>
                <w:sz w:val="20"/>
              </w:rPr>
              <w:t>Initial</w:t>
            </w:r>
            <w:r w:rsidR="005B1189">
              <w:rPr>
                <w:sz w:val="20"/>
              </w:rPr>
              <w:t xml:space="preserve"> Percent Exposed</w:t>
            </w:r>
          </w:p>
        </w:tc>
        <w:tc>
          <w:tcPr>
            <w:tcW w:w="1421" w:type="pct"/>
          </w:tcPr>
          <w:p w14:paraId="52CD709E" w14:textId="6CABE551" w:rsidR="00437BE5" w:rsidRDefault="00205010" w:rsidP="00FA31B4">
            <w:pPr>
              <w:pStyle w:val="Tablebodyfirst"/>
              <w:jc w:val="center"/>
              <w:rPr>
                <w:rFonts w:eastAsia="SimSun"/>
                <w:sz w:val="20"/>
              </w:rPr>
            </w:pPr>
            <m:oMathPara>
              <m:oMath>
                <m:r>
                  <w:rPr>
                    <w:rFonts w:ascii="Cambria Math" w:eastAsia="SimSun" w:hAnsi="Cambria Math"/>
                    <w:sz w:val="20"/>
                  </w:rPr>
                  <m:t>0.01</m:t>
                </m:r>
              </m:oMath>
            </m:oMathPara>
          </w:p>
        </w:tc>
      </w:tr>
      <w:tr w:rsidR="00437BE5" w14:paraId="50F334CA" w14:textId="77777777" w:rsidTr="00EC36F8">
        <w:tc>
          <w:tcPr>
            <w:tcW w:w="1544" w:type="pct"/>
          </w:tcPr>
          <w:p w14:paraId="260B06AC" w14:textId="5435757A" w:rsidR="00437BE5" w:rsidRDefault="00437BE5" w:rsidP="00405A8F">
            <w:pPr>
              <w:pStyle w:val="Tablebodyfirst"/>
              <w:ind w:left="0" w:firstLine="0"/>
              <w:rPr>
                <w:rFonts w:ascii="Garamond" w:eastAsia="SimSun" w:hAnsi="Garamond"/>
                <w:sz w:val="20"/>
              </w:rPr>
            </w:pPr>
            <m:oMathPara>
              <m:oMath>
                <m:r>
                  <w:rPr>
                    <w:rFonts w:ascii="Cambria Math" w:hAnsi="Cambria Math"/>
                    <w:sz w:val="20"/>
                  </w:rPr>
                  <m:t>p_q</m:t>
                </m:r>
              </m:oMath>
            </m:oMathPara>
          </w:p>
        </w:tc>
        <w:tc>
          <w:tcPr>
            <w:tcW w:w="2035" w:type="pct"/>
          </w:tcPr>
          <w:p w14:paraId="100BCD21" w14:textId="1C5ACE5C" w:rsidR="00437BE5" w:rsidRDefault="005B1189" w:rsidP="00405A8F">
            <w:pPr>
              <w:pStyle w:val="Tablebodyfirst"/>
              <w:rPr>
                <w:sz w:val="20"/>
              </w:rPr>
            </w:pPr>
            <w:r>
              <w:rPr>
                <w:sz w:val="20"/>
              </w:rPr>
              <w:t>Probability of an Individual Quarantining</w:t>
            </w:r>
          </w:p>
        </w:tc>
        <w:tc>
          <w:tcPr>
            <w:tcW w:w="1421" w:type="pct"/>
          </w:tcPr>
          <w:p w14:paraId="2FC919E5" w14:textId="59DDDD7B" w:rsidR="00437BE5" w:rsidRDefault="00205010" w:rsidP="00405A8F">
            <w:pPr>
              <w:pStyle w:val="Tablebodyfirst"/>
              <w:jc w:val="center"/>
              <w:rPr>
                <w:rFonts w:eastAsia="SimSun"/>
                <w:sz w:val="20"/>
              </w:rPr>
            </w:pPr>
            <m:oMathPara>
              <m:oMath>
                <m:r>
                  <w:rPr>
                    <w:rFonts w:ascii="Cambria Math" w:eastAsia="SimSun" w:hAnsi="Cambria Math"/>
                    <w:sz w:val="20"/>
                  </w:rPr>
                  <m:t>0.5</m:t>
                </m:r>
              </m:oMath>
            </m:oMathPara>
          </w:p>
        </w:tc>
      </w:tr>
      <w:tr w:rsidR="00437BE5" w14:paraId="78709BE0" w14:textId="77777777" w:rsidTr="00EC36F8">
        <w:tc>
          <w:tcPr>
            <w:tcW w:w="1544" w:type="pct"/>
          </w:tcPr>
          <w:p w14:paraId="1D3D17FB" w14:textId="629986F1" w:rsidR="00437BE5" w:rsidRPr="00D466C3" w:rsidRDefault="00000000" w:rsidP="00405A8F">
            <w:pPr>
              <w:pStyle w:val="Tablebodyfirst"/>
              <w:ind w:left="0" w:firstLine="0"/>
              <w:rPr>
                <w:sz w:val="20"/>
              </w:rPr>
            </w:pPr>
            <m:oMathPara>
              <m:oMath>
                <m:sSub>
                  <m:sSubPr>
                    <m:ctrlPr>
                      <w:rPr>
                        <w:rFonts w:ascii="Cambria Math" w:hAnsi="Cambria Math"/>
                        <w:sz w:val="20"/>
                      </w:rPr>
                    </m:ctrlPr>
                  </m:sSubPr>
                  <m:e>
                    <m:r>
                      <w:rPr>
                        <w:rFonts w:ascii="Cambria Math" w:hAnsi="Cambria Math"/>
                        <w:sz w:val="20"/>
                      </w:rPr>
                      <m:t>β</m:t>
                    </m:r>
                  </m:e>
                  <m:sub>
                    <m:r>
                      <w:rPr>
                        <w:rFonts w:ascii="Cambria Math" w:hAnsi="Cambria Math"/>
                        <w:sz w:val="20"/>
                      </w:rPr>
                      <m:t>1</m:t>
                    </m:r>
                  </m:sub>
                </m:sSub>
              </m:oMath>
            </m:oMathPara>
          </w:p>
        </w:tc>
        <w:tc>
          <w:tcPr>
            <w:tcW w:w="2035" w:type="pct"/>
          </w:tcPr>
          <w:p w14:paraId="4BCDAF8E" w14:textId="0B676701" w:rsidR="00437BE5" w:rsidRPr="00970D25" w:rsidRDefault="007F7986" w:rsidP="00405A8F">
            <w:pPr>
              <w:pStyle w:val="Tablebodyfirst"/>
              <w:ind w:left="0" w:firstLine="0"/>
              <w:rPr>
                <w:sz w:val="20"/>
              </w:rPr>
            </w:pPr>
            <w:r>
              <w:rPr>
                <w:sz w:val="20"/>
              </w:rPr>
              <w:t xml:space="preserve">Probability of </w:t>
            </w:r>
            <w:r w:rsidR="00A649D5">
              <w:rPr>
                <w:sz w:val="20"/>
              </w:rPr>
              <w:t xml:space="preserve">Infection from </w:t>
            </w:r>
            <w:r w:rsidR="00623CEA">
              <w:rPr>
                <w:sz w:val="20"/>
              </w:rPr>
              <w:t>Exposure at Minimum Infection</w:t>
            </w:r>
          </w:p>
        </w:tc>
        <w:tc>
          <w:tcPr>
            <w:tcW w:w="1421" w:type="pct"/>
          </w:tcPr>
          <w:p w14:paraId="2CD4BD58" w14:textId="66DC2F7C" w:rsidR="00437BE5" w:rsidRDefault="001C6B74" w:rsidP="00405A8F">
            <w:pPr>
              <w:pStyle w:val="Tablebodyfirst"/>
              <w:jc w:val="center"/>
              <w:rPr>
                <w:rFonts w:eastAsia="SimSun"/>
                <w:sz w:val="20"/>
              </w:rPr>
            </w:pPr>
            <m:oMathPara>
              <m:oMath>
                <m:r>
                  <w:rPr>
                    <w:rFonts w:ascii="Cambria Math" w:eastAsia="SimSun" w:hAnsi="Cambria Math"/>
                    <w:sz w:val="20"/>
                  </w:rPr>
                  <m:t>0.02</m:t>
                </m:r>
              </m:oMath>
            </m:oMathPara>
          </w:p>
        </w:tc>
      </w:tr>
      <w:tr w:rsidR="00437BE5" w14:paraId="096623C9" w14:textId="77777777" w:rsidTr="00EC36F8">
        <w:tc>
          <w:tcPr>
            <w:tcW w:w="1544" w:type="pct"/>
          </w:tcPr>
          <w:p w14:paraId="1318E873" w14:textId="3E60E6E8" w:rsidR="00437BE5" w:rsidRPr="009C71ED" w:rsidRDefault="00000000" w:rsidP="00437BE5">
            <w:pPr>
              <w:pStyle w:val="Tablebodyfirst"/>
              <w:ind w:left="0" w:firstLine="0"/>
              <w:rPr>
                <w:rFonts w:ascii="Garamond" w:eastAsia="SimSun" w:hAnsi="Garamond"/>
                <w:sz w:val="20"/>
              </w:rPr>
            </w:pPr>
            <m:oMathPara>
              <m:oMath>
                <m:sSub>
                  <m:sSubPr>
                    <m:ctrlPr>
                      <w:rPr>
                        <w:rFonts w:ascii="Cambria Math" w:hAnsi="Cambria Math"/>
                        <w:sz w:val="20"/>
                      </w:rPr>
                    </m:ctrlPr>
                  </m:sSubPr>
                  <m:e>
                    <m:r>
                      <w:rPr>
                        <w:rFonts w:ascii="Cambria Math" w:hAnsi="Cambria Math"/>
                        <w:sz w:val="20"/>
                      </w:rPr>
                      <m:t>β</m:t>
                    </m:r>
                  </m:e>
                  <m:sub>
                    <m:r>
                      <w:rPr>
                        <w:rFonts w:ascii="Cambria Math" w:hAnsi="Cambria Math"/>
                        <w:sz w:val="20"/>
                      </w:rPr>
                      <m:t>2</m:t>
                    </m:r>
                  </m:sub>
                </m:sSub>
              </m:oMath>
            </m:oMathPara>
          </w:p>
        </w:tc>
        <w:tc>
          <w:tcPr>
            <w:tcW w:w="2035" w:type="pct"/>
          </w:tcPr>
          <w:p w14:paraId="3D9A31DC" w14:textId="5BCB9E36" w:rsidR="00437BE5" w:rsidRDefault="00623CEA" w:rsidP="00437BE5">
            <w:pPr>
              <w:pStyle w:val="Tablebodyfirst"/>
              <w:rPr>
                <w:sz w:val="20"/>
              </w:rPr>
            </w:pPr>
            <w:r>
              <w:rPr>
                <w:sz w:val="20"/>
              </w:rPr>
              <w:t xml:space="preserve">Probability </w:t>
            </w:r>
            <w:r w:rsidR="00F0327B">
              <w:rPr>
                <w:sz w:val="20"/>
              </w:rPr>
              <w:t>of Infection from Exposure from Maximum Infection</w:t>
            </w:r>
          </w:p>
        </w:tc>
        <w:tc>
          <w:tcPr>
            <w:tcW w:w="1421" w:type="pct"/>
          </w:tcPr>
          <w:p w14:paraId="5F779398" w14:textId="34BB6A25" w:rsidR="00437BE5" w:rsidRDefault="00437BE5" w:rsidP="00437BE5">
            <w:pPr>
              <w:pStyle w:val="Tablebodyfirst"/>
              <w:jc w:val="center"/>
              <w:rPr>
                <w:rFonts w:eastAsia="SimSun"/>
                <w:sz w:val="20"/>
              </w:rPr>
            </w:pPr>
            <w:r>
              <w:rPr>
                <w:rFonts w:eastAsia="SimSun"/>
                <w:sz w:val="20"/>
              </w:rPr>
              <w:t>0.</w:t>
            </w:r>
            <w:r w:rsidR="001C6B74">
              <w:rPr>
                <w:rFonts w:eastAsia="SimSun"/>
                <w:sz w:val="20"/>
              </w:rPr>
              <w:t>6</w:t>
            </w:r>
          </w:p>
        </w:tc>
      </w:tr>
    </w:tbl>
    <w:p w14:paraId="4419DBD4" w14:textId="77777777" w:rsidR="008233FD" w:rsidRDefault="008233FD" w:rsidP="006A6E1C"/>
    <w:p w14:paraId="2179DBB8" w14:textId="77777777" w:rsidR="00C732F2" w:rsidRDefault="0018610D" w:rsidP="006A6E1C">
      <w:r w:rsidRPr="00003510">
        <w:rPr>
          <w:b/>
        </w:rPr>
        <w:t xml:space="preserve">Table </w:t>
      </w:r>
      <w:r>
        <w:rPr>
          <w:b/>
        </w:rPr>
        <w:t>2</w:t>
      </w:r>
      <w:r w:rsidRPr="00003510">
        <w:rPr>
          <w:b/>
        </w:rPr>
        <w:t>.</w:t>
      </w:r>
      <w:r w:rsidRPr="00202B3B">
        <w:t xml:space="preserve"> </w:t>
      </w:r>
      <w:r w:rsidRPr="00017328">
        <w:rPr>
          <w:b/>
        </w:rPr>
        <w:t xml:space="preserve">List of </w:t>
      </w:r>
      <w:r>
        <w:rPr>
          <w:b/>
        </w:rPr>
        <w:t>populations</w:t>
      </w:r>
      <w:r w:rsidRPr="00017328">
        <w:rPr>
          <w:b/>
        </w:rPr>
        <w:t xml:space="preserve"> and parameters used in the </w:t>
      </w:r>
      <w:r>
        <w:rPr>
          <w:b/>
        </w:rPr>
        <w:t>Contact Network M</w:t>
      </w:r>
      <w:r w:rsidRPr="00017328">
        <w:rPr>
          <w:b/>
        </w:rPr>
        <w:t>odel.</w:t>
      </w:r>
      <w:r>
        <w:t xml:space="preserve"> Table 2 shows the estimated parameter values for COVID-19 [4]. The name of each parameter describes what the parameter represents in the model</w:t>
      </w:r>
    </w:p>
    <w:p w14:paraId="7BB690A6" w14:textId="4E0B4599" w:rsidR="0018610D" w:rsidRDefault="0018610D" w:rsidP="006A6E1C">
      <w:r>
        <w:t>.</w:t>
      </w:r>
    </w:p>
    <w:p w14:paraId="0B9CB5B6" w14:textId="195F651C" w:rsidR="008233FD" w:rsidRDefault="00EE7FC2" w:rsidP="006A6E1C">
      <w:r>
        <w:t xml:space="preserve">The contact network </w:t>
      </w:r>
      <w:r w:rsidR="00B00D13">
        <w:t>was generated for a population of N = 10000</w:t>
      </w:r>
      <w:r w:rsidR="001D726E">
        <w:t xml:space="preserve"> people. The number of contacts each </w:t>
      </w:r>
      <w:r w:rsidR="009228FD">
        <w:t xml:space="preserve">individual would have was determined by a </w:t>
      </w:r>
      <w:r w:rsidR="000926B5">
        <w:t xml:space="preserve">Power Law </w:t>
      </w:r>
      <w:r w:rsidR="00993EFB">
        <w:t>network gen</w:t>
      </w:r>
      <w:r w:rsidR="00322908">
        <w:t xml:space="preserve">eration </w:t>
      </w:r>
      <w:r w:rsidR="00473D1C">
        <w:t xml:space="preserve">strategy. </w:t>
      </w:r>
      <w:r w:rsidR="009631BA">
        <w:t xml:space="preserve">Contacts were randomly paired </w:t>
      </w:r>
      <w:r w:rsidR="00AC6605">
        <w:t xml:space="preserve">to create a symmetric contact matrix. </w:t>
      </w:r>
      <w:r w:rsidR="009250E0">
        <w:t xml:space="preserve">Each entry in the matrix equaled 1 if there was a contact between the two people listed in the row and column; if not, </w:t>
      </w:r>
      <w:r w:rsidR="00E64556">
        <w:t>it would be 0.</w:t>
      </w:r>
    </w:p>
    <w:p w14:paraId="1BE127CD" w14:textId="77777777" w:rsidR="00E64556" w:rsidRDefault="00E64556" w:rsidP="006A6E1C"/>
    <w:p w14:paraId="249C40BC" w14:textId="23AC4114" w:rsidR="00E64556" w:rsidRDefault="00E72982" w:rsidP="006A6E1C">
      <w:r>
        <w:t>In addition to assigning random values to all entries in the contact matr</w:t>
      </w:r>
      <w:r w:rsidR="002536C6">
        <w:t>i</w:t>
      </w:r>
      <w:r>
        <w:t xml:space="preserve">x, the number of contacts assigned to each person was </w:t>
      </w:r>
      <w:r w:rsidR="002536C6">
        <w:t xml:space="preserve">randomly </w:t>
      </w:r>
      <w:r>
        <w:t>selected</w:t>
      </w:r>
      <w:r w:rsidR="002536C6">
        <w:t>.</w:t>
      </w:r>
      <w:r>
        <w:t xml:space="preserve"> </w:t>
      </w:r>
      <w:r w:rsidR="00411357">
        <w:t xml:space="preserve">At the beginning of </w:t>
      </w:r>
      <w:r w:rsidR="00411357">
        <w:t>the simulation</w:t>
      </w:r>
      <w:r w:rsidR="00E53052">
        <w:t xml:space="preserve">s, </w:t>
      </w:r>
      <w:r w:rsidR="00FC47EB">
        <w:t xml:space="preserve">10% of individuals were randomly designated </w:t>
      </w:r>
      <w:r w:rsidR="00AE59B5">
        <w:t xml:space="preserve">as infected and 1% </w:t>
      </w:r>
      <w:r w:rsidR="00E93E62">
        <w:t xml:space="preserve">as exposed. </w:t>
      </w:r>
      <w:r w:rsidR="00060F8F">
        <w:t xml:space="preserve">The simulations ran for 100 days and recorded the number of </w:t>
      </w:r>
      <w:r w:rsidR="008D0AAE">
        <w:t xml:space="preserve">people </w:t>
      </w:r>
      <w:r w:rsidR="00E65BE9">
        <w:t xml:space="preserve">in each </w:t>
      </w:r>
      <w:r w:rsidR="00624A1B">
        <w:t xml:space="preserve">population, S, E, I, and R, per day. </w:t>
      </w:r>
      <w:r w:rsidR="00934064">
        <w:t>A t</w:t>
      </w:r>
      <w:r w:rsidR="003D72B0">
        <w:t>ime-varying infectivity</w:t>
      </w:r>
      <w:r w:rsidR="00E5248C">
        <w:t xml:space="preserve"> based on a</w:t>
      </w:r>
      <w:r w:rsidR="00047690">
        <w:t xml:space="preserve">n infectious period ranging from 10-20 days </w:t>
      </w:r>
      <w:r w:rsidR="00B429BB">
        <w:t>[7]</w:t>
      </w:r>
      <w:r w:rsidR="003D72B0">
        <w:t xml:space="preserve"> </w:t>
      </w:r>
      <w:r w:rsidR="000228BB">
        <w:t xml:space="preserve">was used instead of a fixed </w:t>
      </w:r>
      <w:r w:rsidR="00934064">
        <w:t>value in the model</w:t>
      </w:r>
      <w:r w:rsidR="00B903EE">
        <w:t>.</w:t>
      </w:r>
      <w:r w:rsidR="00D02B3D">
        <w:t xml:space="preserve"> </w:t>
      </w:r>
      <w:r w:rsidR="006A782B">
        <w:t>The lowest and highest transmission probabilit</w:t>
      </w:r>
      <w:r w:rsidR="00F95A82">
        <w:t>ies were defined at 0.0</w:t>
      </w:r>
      <w:r w:rsidR="00A829AE">
        <w:t>2</w:t>
      </w:r>
      <w:r w:rsidR="00F95A82">
        <w:t xml:space="preserve"> and 0.</w:t>
      </w:r>
      <w:r w:rsidR="00500F27">
        <w:t>6</w:t>
      </w:r>
      <w:r w:rsidR="00F95A82">
        <w:t xml:space="preserve">, respectively. </w:t>
      </w:r>
    </w:p>
    <w:p w14:paraId="78E5AF90" w14:textId="77777777" w:rsidR="00DF1F06" w:rsidRDefault="00DF1F06" w:rsidP="006A6E1C"/>
    <w:p w14:paraId="243840DF" w14:textId="189A69BF" w:rsidR="00DF1F06" w:rsidRDefault="00DF1F06" w:rsidP="006A6E1C">
      <w:r>
        <w:t xml:space="preserve">Disease progression was </w:t>
      </w:r>
      <w:r w:rsidR="00223AFA">
        <w:t xml:space="preserve">controlled with an individual time counter. Individuals </w:t>
      </w:r>
      <w:r w:rsidR="002D2924">
        <w:t xml:space="preserve">that were exposed to the virus </w:t>
      </w:r>
      <w:r w:rsidR="0037219D">
        <w:t>waited</w:t>
      </w:r>
      <w:r w:rsidR="002D2924">
        <w:t xml:space="preserve"> a </w:t>
      </w:r>
      <w:r w:rsidR="00444868" w:rsidRPr="00B429BB">
        <w:t>4</w:t>
      </w:r>
      <w:r w:rsidR="002D2924" w:rsidRPr="00B429BB">
        <w:t>-day latency period</w:t>
      </w:r>
      <w:r w:rsidR="002D2924">
        <w:t xml:space="preserve"> </w:t>
      </w:r>
      <w:r w:rsidR="0037219D">
        <w:t xml:space="preserve">before they became infected as per </w:t>
      </w:r>
      <w:r w:rsidR="007E415B">
        <w:t xml:space="preserve">reported </w:t>
      </w:r>
      <w:r w:rsidR="00C047A5">
        <w:t>durations</w:t>
      </w:r>
      <w:r w:rsidR="005C149B">
        <w:t xml:space="preserve"> of incubation </w:t>
      </w:r>
      <w:r w:rsidR="00B429BB">
        <w:t>[5]</w:t>
      </w:r>
      <w:r w:rsidR="005C149B">
        <w:t>.</w:t>
      </w:r>
      <w:r w:rsidR="001A0C2E">
        <w:t xml:space="preserve"> </w:t>
      </w:r>
      <w:r w:rsidR="00C047A5">
        <w:t xml:space="preserve">Infected individuals </w:t>
      </w:r>
      <w:r w:rsidR="002D65C4">
        <w:t>waiting</w:t>
      </w:r>
      <w:r w:rsidR="00C047A5">
        <w:t xml:space="preserve"> for 14 days </w:t>
      </w:r>
      <w:r w:rsidR="002D65C4">
        <w:t>before entering the recovered state</w:t>
      </w:r>
      <w:r w:rsidR="00180D6A">
        <w:t xml:space="preserve">, based on </w:t>
      </w:r>
      <w:r w:rsidR="00377250">
        <w:t xml:space="preserve">the infectious period </w:t>
      </w:r>
      <w:r w:rsidR="00B429BB">
        <w:t>[7]</w:t>
      </w:r>
      <w:r w:rsidR="00377250">
        <w:t xml:space="preserve">. </w:t>
      </w:r>
    </w:p>
    <w:p w14:paraId="1F367115" w14:textId="77777777" w:rsidR="00513AFD" w:rsidRDefault="00513AFD" w:rsidP="006A6E1C"/>
    <w:p w14:paraId="4EBE0E41" w14:textId="46B837C4" w:rsidR="00513AFD" w:rsidRDefault="00513AFD" w:rsidP="006A6E1C">
      <w:r>
        <w:t>Quarantine condition</w:t>
      </w:r>
      <w:r w:rsidR="000B6DBF">
        <w:t xml:space="preserve">s were also added to represent reduced contact post-infection or exposure. </w:t>
      </w:r>
      <w:r w:rsidR="0052112B">
        <w:t>When quarantine</w:t>
      </w:r>
      <w:r w:rsidR="00A73E6B">
        <w:t>d</w:t>
      </w:r>
      <w:r w:rsidR="0052112B">
        <w:t>, an individual</w:t>
      </w:r>
      <w:r w:rsidR="006C7362">
        <w:t>’s connection</w:t>
      </w:r>
      <w:r w:rsidR="00BE7950">
        <w:t xml:space="preserve">s within the contact matrix were </w:t>
      </w:r>
      <w:r w:rsidR="00EF6DD3">
        <w:t>temporarily removed for a quarantine period of 10 days</w:t>
      </w:r>
      <w:r w:rsidR="00153B27">
        <w:t xml:space="preserve">, so they </w:t>
      </w:r>
      <w:r w:rsidR="00386729">
        <w:t xml:space="preserve">could not transmit infection </w:t>
      </w:r>
      <w:r w:rsidR="00F6459C">
        <w:t>through</w:t>
      </w:r>
      <w:r w:rsidR="00386729">
        <w:t xml:space="preserve"> those connections during that time. </w:t>
      </w:r>
      <w:r w:rsidR="00DE3237">
        <w:t xml:space="preserve">This quarantine period is based on the unlikelihood that </w:t>
      </w:r>
      <w:r w:rsidR="00616357">
        <w:t xml:space="preserve">infected individuals are infectious after a period of 10 days </w:t>
      </w:r>
      <w:r w:rsidR="005A7644">
        <w:t>[9]</w:t>
      </w:r>
      <w:r w:rsidR="00616357">
        <w:t xml:space="preserve">. </w:t>
      </w:r>
      <w:r w:rsidR="00386729">
        <w:t xml:space="preserve">Once quarantined status was lifted, their original </w:t>
      </w:r>
      <w:r w:rsidR="00F6459C">
        <w:t xml:space="preserve">contacts were restored. </w:t>
      </w:r>
    </w:p>
    <w:p w14:paraId="5F319CD1" w14:textId="77777777" w:rsidR="00F6459C" w:rsidRDefault="00F6459C" w:rsidP="006A6E1C"/>
    <w:p w14:paraId="4DB3E979" w14:textId="2ACCB17B" w:rsidR="00F6459C" w:rsidRDefault="00F6459C" w:rsidP="006A6E1C">
      <w:r>
        <w:t>The main outputs of the stochastic contact network model were daily SEIR population counts, which were used to estimate when the greatest amount of infection occurred and when that infection would occur under probability</w:t>
      </w:r>
      <w:r w:rsidR="00B42A26">
        <w:t xml:space="preserve">-based </w:t>
      </w:r>
      <w:r w:rsidR="00BE30BE">
        <w:t>transmissions</w:t>
      </w:r>
      <w:r w:rsidR="00D81970">
        <w:t>.</w:t>
      </w:r>
    </w:p>
    <w:p w14:paraId="005A18B4" w14:textId="77777777" w:rsidR="00BE30BE" w:rsidRDefault="00BE30BE" w:rsidP="006A6E1C"/>
    <w:p w14:paraId="0CA60092" w14:textId="4A04782E" w:rsidR="00BE30BE" w:rsidRDefault="00D97D3D" w:rsidP="00D97D3D">
      <w:pPr>
        <w:pStyle w:val="Heading2"/>
      </w:pPr>
      <w:r>
        <w:t>Parameter Analysis of Contact Network Model</w:t>
      </w:r>
    </w:p>
    <w:p w14:paraId="586F70A3" w14:textId="02514B1C" w:rsidR="00CA1D8E" w:rsidRDefault="00DB3AC9" w:rsidP="00D97D3D">
      <w:r>
        <w:t xml:space="preserve">A parameter analysis </w:t>
      </w:r>
      <w:r w:rsidR="006E7511">
        <w:t xml:space="preserve">was </w:t>
      </w:r>
      <w:r w:rsidR="001E2BC0">
        <w:t xml:space="preserve">executed to </w:t>
      </w:r>
      <w:r w:rsidR="005E1261">
        <w:t xml:space="preserve">observe the </w:t>
      </w:r>
      <w:r w:rsidR="00E21A64">
        <w:t xml:space="preserve">impact of </w:t>
      </w:r>
      <w:r w:rsidR="009909E5">
        <w:t xml:space="preserve">the </w:t>
      </w:r>
      <w:r w:rsidR="00C8599D">
        <w:t xml:space="preserve">percent of people quarantined and the duration of the latent period on the </w:t>
      </w:r>
      <w:r w:rsidR="000538C8">
        <w:t xml:space="preserve">transmission between individuals. </w:t>
      </w:r>
      <w:r w:rsidR="00500F27">
        <w:t xml:space="preserve">Both </w:t>
      </w:r>
      <w:r w:rsidR="005B1DE1">
        <w:t xml:space="preserve">parameters </w:t>
      </w:r>
      <w:r w:rsidR="00FB120F">
        <w:t xml:space="preserve">were varied within a range </w:t>
      </w:r>
      <w:r w:rsidR="004004FF">
        <w:t xml:space="preserve">of the </w:t>
      </w:r>
      <w:r w:rsidR="00106109">
        <w:t>fixed value used in the contact network model</w:t>
      </w:r>
      <w:r w:rsidR="000A3DBE">
        <w:t xml:space="preserve"> and produced </w:t>
      </w:r>
      <w:r w:rsidR="00D06928">
        <w:t xml:space="preserve">curves to </w:t>
      </w:r>
      <w:r w:rsidR="00880DB4">
        <w:t xml:space="preserve">display the outcomes when </w:t>
      </w:r>
      <w:r w:rsidR="00DC05EA">
        <w:t>each of the values within the range was input as the parameter value</w:t>
      </w:r>
      <w:r w:rsidR="00EE21CC">
        <w:t>. The curves plotted were percent of quarantined individuals vs. peak infections, percent of quarantined individuals vs. time to peak</w:t>
      </w:r>
      <w:r w:rsidR="007C2B55">
        <w:t xml:space="preserve"> infection</w:t>
      </w:r>
      <w:r w:rsidR="00EE21CC">
        <w:t xml:space="preserve">, latent period duration vs. peak infections, and latent period duration vs. </w:t>
      </w:r>
      <w:r w:rsidR="007C2B55">
        <w:t>time to peak infection.</w:t>
      </w:r>
      <w:r w:rsidR="009B72D0">
        <w:t xml:space="preserve"> The peak number of infections I was determined as the maximum number of infections and the time to peak infection was determined as the time at which the maximum number of infections I occurred.</w:t>
      </w:r>
    </w:p>
    <w:p w14:paraId="64007086" w14:textId="35A7FB58" w:rsidR="00A57A0F" w:rsidRDefault="00A57A0F" w:rsidP="00D97D3D"/>
    <w:p w14:paraId="2FCA6F97" w14:textId="5BB0BAD2" w:rsidR="00E5688B" w:rsidRPr="006A6E1C" w:rsidRDefault="00F45111" w:rsidP="006A6E1C">
      <w:pPr>
        <w:pStyle w:val="Heading2"/>
      </w:pPr>
      <w:r>
        <w:t>Contact Network Visualization</w:t>
      </w:r>
    </w:p>
    <w:p w14:paraId="7F2400B1" w14:textId="466DDC0B" w:rsidR="009B404D" w:rsidRDefault="009B404D" w:rsidP="009B404D"/>
    <w:p w14:paraId="7A66B124" w14:textId="19C2A562" w:rsidR="005937A9" w:rsidRDefault="005937A9" w:rsidP="005937A9">
      <w:r>
        <w:t>The simulated contact matrix was converted to a MATLAB graph object using the graph function to see the disease states spread across the contact network. For all visualization time points a force directed layout was created and then reused, so that node positions did not change between snapshots. This enabled the color change of nodes to indicate changes in disease state over time but not changes in network structure or network layout.</w:t>
      </w:r>
    </w:p>
    <w:p w14:paraId="50A6B953" w14:textId="2A154999" w:rsidR="005937A9" w:rsidRDefault="005937A9" w:rsidP="005937A9"/>
    <w:p w14:paraId="39094A3B" w14:textId="3F5674D8" w:rsidR="008B3BD2" w:rsidRDefault="00C732F2" w:rsidP="008B3BD2">
      <w:r>
        <w:rPr>
          <w:noProof/>
        </w:rPr>
        <mc:AlternateContent>
          <mc:Choice Requires="wps">
            <w:drawing>
              <wp:anchor distT="0" distB="0" distL="114300" distR="114300" simplePos="0" relativeHeight="251658245" behindDoc="0" locked="0" layoutInCell="1" allowOverlap="1" wp14:anchorId="1BD15E71" wp14:editId="6E11227A">
                <wp:simplePos x="0" y="0"/>
                <wp:positionH relativeFrom="margin">
                  <wp:align>right</wp:align>
                </wp:positionH>
                <wp:positionV relativeFrom="paragraph">
                  <wp:posOffset>764124</wp:posOffset>
                </wp:positionV>
                <wp:extent cx="3255010" cy="635"/>
                <wp:effectExtent l="0" t="0" r="2540" b="6350"/>
                <wp:wrapSquare wrapText="bothSides"/>
                <wp:docPr id="262497098" name="Text Box 1"/>
                <wp:cNvGraphicFramePr/>
                <a:graphic xmlns:a="http://schemas.openxmlformats.org/drawingml/2006/main">
                  <a:graphicData uri="http://schemas.microsoft.com/office/word/2010/wordprocessingShape">
                    <wps:wsp>
                      <wps:cNvSpPr txBox="1"/>
                      <wps:spPr>
                        <a:xfrm>
                          <a:off x="0" y="0"/>
                          <a:ext cx="3255010" cy="635"/>
                        </a:xfrm>
                        <a:prstGeom prst="rect">
                          <a:avLst/>
                        </a:prstGeom>
                        <a:solidFill>
                          <a:prstClr val="white"/>
                        </a:solidFill>
                        <a:ln>
                          <a:noFill/>
                        </a:ln>
                      </wps:spPr>
                      <wps:txbx>
                        <w:txbxContent>
                          <w:p w14:paraId="4915BAE2" w14:textId="2B4AC7A6" w:rsidR="0083580F" w:rsidRPr="001F525C" w:rsidRDefault="0083580F" w:rsidP="0083580F">
                            <w:pPr>
                              <w:pStyle w:val="Caption"/>
                              <w:rPr>
                                <w:rFonts w:ascii="Garamond" w:hAnsi="Garamond"/>
                              </w:rPr>
                            </w:pPr>
                            <w:r w:rsidRPr="00931A6C">
                              <w:rPr>
                                <w:b/>
                                <w:bCs/>
                              </w:rPr>
                              <w:t xml:space="preserve">Figure </w:t>
                            </w:r>
                            <w:r w:rsidR="00F73870">
                              <w:rPr>
                                <w:b/>
                                <w:bCs/>
                              </w:rPr>
                              <w:t>4</w:t>
                            </w:r>
                            <w:r w:rsidRPr="00931A6C">
                              <w:rPr>
                                <w:b/>
                                <w:bCs/>
                              </w:rPr>
                              <w:t>:</w:t>
                            </w:r>
                            <w:r>
                              <w:t xml:space="preserve"> </w:t>
                            </w:r>
                            <w:r w:rsidR="00BE65D8">
                              <w:t xml:space="preserve">Basic Model (Right) and </w:t>
                            </w:r>
                            <w:r>
                              <w:t>Figure 2 of Hou et. al.</w:t>
                            </w:r>
                            <w:r w:rsidR="00BE65D8">
                              <w:t xml:space="preserve"> (Left)</w:t>
                            </w:r>
                            <w:r>
                              <w:t xml:space="preserve"> showing the effects of r</w:t>
                            </w:r>
                            <w:r>
                              <w:rPr>
                                <w:vertAlign w:val="subscript"/>
                              </w:rPr>
                              <w:t>2</w:t>
                            </w:r>
                            <w:r>
                              <w:t xml:space="preserve"> on their simulated Well Mixed model</w:t>
                            </w:r>
                            <w:r w:rsidR="00BE65D8">
                              <w:t xml:space="preserve"> Populations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D15E71" id="_x0000_s1027" type="#_x0000_t202" style="position:absolute;left:0;text-align:left;margin-left:205.1pt;margin-top:60.15pt;width:256.3pt;height:.05pt;z-index:251658245;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" stroked="f">
                <v:textbox style="mso-fit-shape-to-text:t" inset="0,0,0,0">
                  <w:txbxContent>
                    <w:p w14:paraId="4915BAE2" w14:textId="2B4AC7A6" w:rsidR="0083580F" w:rsidRPr="001F525C" w:rsidRDefault="0083580F" w:rsidP="0083580F">
                      <w:pPr>
                        <w:pStyle w:val="Caption"/>
                        <w:rPr>
                          <w:rFonts w:ascii="Garamond" w:hAnsi="Garamond"/>
                        </w:rPr>
                      </w:pPr>
                      <w:r w:rsidRPr="00931A6C">
                        <w:rPr>
                          <w:b/>
                          <w:bCs/>
                        </w:rPr>
                        <w:t xml:space="preserve">Figure </w:t>
                      </w:r>
                      <w:r w:rsidR="00F73870">
                        <w:rPr>
                          <w:b/>
                          <w:bCs/>
                        </w:rPr>
                        <w:t>4</w:t>
                      </w:r>
                      <w:r w:rsidRPr="00931A6C">
                        <w:rPr>
                          <w:b/>
                          <w:bCs/>
                        </w:rPr>
                        <w:t>:</w:t>
                      </w:r>
                      <w:r>
                        <w:t xml:space="preserve"> </w:t>
                      </w:r>
                      <w:r w:rsidR="00BE65D8">
                        <w:t xml:space="preserve">Basic Model (Right) and </w:t>
                      </w:r>
                      <w:r>
                        <w:t>Figure 2 of Hou et. al.</w:t>
                      </w:r>
                      <w:r w:rsidR="00BE65D8">
                        <w:t xml:space="preserve"> (Left)</w:t>
                      </w:r>
                      <w:r>
                        <w:t xml:space="preserve"> showing the effects of r</w:t>
                      </w:r>
                      <w:r>
                        <w:rPr>
                          <w:vertAlign w:val="subscript"/>
                        </w:rPr>
                        <w:t>2</w:t>
                      </w:r>
                      <w:r>
                        <w:t xml:space="preserve"> on their simulated Well Mixed model</w:t>
                      </w:r>
                      <w:r w:rsidR="00BE65D8">
                        <w:t xml:space="preserve"> Populations</w:t>
                      </w:r>
                    </w:p>
                  </w:txbxContent>
                </v:textbox>
                <w10:wrap type="square" anchorx="margin"/>
              </v:shape>
            </w:pict>
          </mc:Fallback>
        </mc:AlternateContent>
      </w:r>
      <w:r w:rsidR="005937A9">
        <w:t>Three snapshots of the network were plotted</w:t>
      </w:r>
      <w:r w:rsidR="005D696E">
        <w:t>.</w:t>
      </w:r>
      <w:r w:rsidR="005937A9">
        <w:t xml:space="preserve"> </w:t>
      </w:r>
      <w:r w:rsidR="005D696E">
        <w:t>The</w:t>
      </w:r>
      <w:r w:rsidR="002165DE">
        <w:t>y were</w:t>
      </w:r>
      <w:r w:rsidR="005937A9">
        <w:t xml:space="preserve"> the first day, the day on which the number of infectious people was the highest and the last simulation day. The day of maximum infection was determined by the day on which the infected population output I(t) reached its highest value. The stored disease state for each selected day was used to color the nodes as blue for susceptible, yellow for exposed, red for infectious and green for recovered disease states. The three snapshots were presented side by side to help to make visual comparisons of the infection's propagation across the same contact network during the simulation.</w:t>
      </w:r>
    </w:p>
    <w:p w14:paraId="0126E971" w14:textId="0263F160" w:rsidR="00995268" w:rsidRPr="004D3CB2" w:rsidRDefault="00995268" w:rsidP="004D3CB2"/>
    <w:p w14:paraId="3C4AD8E4" w14:textId="5B772DC8" w:rsidR="004D3CB2" w:rsidRDefault="004D3CB2" w:rsidP="004D3CB2">
      <w:pPr>
        <w:pStyle w:val="Heading1"/>
      </w:pPr>
      <w:r>
        <w:t>Experiments and REsults</w:t>
      </w:r>
    </w:p>
    <w:p w14:paraId="1FD89C57" w14:textId="4D89EB57" w:rsidR="00410D18" w:rsidRDefault="00127528" w:rsidP="00883223">
      <w:pPr>
        <w:pStyle w:val="Heading2"/>
      </w:pPr>
      <w:r>
        <w:rPr>
          <w:noProof/>
        </w:rPr>
        <mc:AlternateContent>
          <mc:Choice Requires="wps">
            <w:drawing>
              <wp:anchor distT="0" distB="0" distL="114300" distR="114300" simplePos="0" relativeHeight="251658244" behindDoc="0" locked="0" layoutInCell="1" allowOverlap="1" wp14:anchorId="145F277C" wp14:editId="18FBEAA8">
                <wp:simplePos x="0" y="0"/>
                <wp:positionH relativeFrom="page">
                  <wp:posOffset>393106</wp:posOffset>
                </wp:positionH>
                <wp:positionV relativeFrom="paragraph">
                  <wp:posOffset>2641731</wp:posOffset>
                </wp:positionV>
                <wp:extent cx="3257550" cy="635"/>
                <wp:effectExtent l="0" t="0" r="0" b="6350"/>
                <wp:wrapSquare wrapText="bothSides"/>
                <wp:docPr id="1729007205" name="Text Box 1"/>
                <wp:cNvGraphicFramePr/>
                <a:graphic xmlns:a="http://schemas.openxmlformats.org/drawingml/2006/main">
                  <a:graphicData uri="http://schemas.microsoft.com/office/word/2010/wordprocessingShape">
                    <wps:wsp>
                      <wps:cNvSpPr txBox="1"/>
                      <wps:spPr>
                        <a:xfrm>
                          <a:off x="0" y="0"/>
                          <a:ext cx="3257550" cy="635"/>
                        </a:xfrm>
                        <a:prstGeom prst="rect">
                          <a:avLst/>
                        </a:prstGeom>
                        <a:solidFill>
                          <a:prstClr val="white"/>
                        </a:solidFill>
                        <a:ln>
                          <a:noFill/>
                        </a:ln>
                      </wps:spPr>
                      <wps:txbx>
                        <w:txbxContent>
                          <w:p w14:paraId="5C644E6D" w14:textId="30919EBF" w:rsidR="0084055C" w:rsidRPr="002D68CD" w:rsidRDefault="0084055C" w:rsidP="0084055C">
                            <w:pPr>
                              <w:pStyle w:val="Caption"/>
                              <w:rPr>
                                <w:rFonts w:ascii="Garamond" w:hAnsi="Garamond"/>
                                <w:b/>
                                <w:bCs/>
                                <w:noProof/>
                                <w:sz w:val="22"/>
                                <w:szCs w:val="20"/>
                              </w:rPr>
                            </w:pPr>
                            <w:r w:rsidRPr="0084055C">
                              <w:rPr>
                                <w:b/>
                                <w:bCs/>
                              </w:rPr>
                              <w:t xml:space="preserve">Figure </w:t>
                            </w:r>
                            <w:r w:rsidRPr="0084055C">
                              <w:rPr>
                                <w:b/>
                                <w:bCs/>
                              </w:rPr>
                              <w:fldChar w:fldCharType="begin"/>
                            </w:r>
                            <w:r w:rsidRPr="0084055C">
                              <w:rPr>
                                <w:b/>
                                <w:bCs/>
                              </w:rPr>
                              <w:instrText xml:space="preserve"> SEQ Figure \* ARABIC </w:instrText>
                            </w:r>
                            <w:r w:rsidRPr="0084055C">
                              <w:rPr>
                                <w:b/>
                                <w:bCs/>
                              </w:rPr>
                              <w:fldChar w:fldCharType="separate"/>
                            </w:r>
                            <w:r w:rsidR="0088064C">
                              <w:rPr>
                                <w:b/>
                                <w:bCs/>
                                <w:noProof/>
                              </w:rPr>
                              <w:t>3</w:t>
                            </w:r>
                            <w:r w:rsidRPr="0084055C">
                              <w:rPr>
                                <w:b/>
                                <w:bCs/>
                              </w:rPr>
                              <w:fldChar w:fldCharType="end"/>
                            </w:r>
                            <w:r>
                              <w:t>: Shows a characteristic run for the Basic Model (top) and the Contact Network Model (Bottom) using their default parameters over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5F277C" id="_x0000_s1028" type="#_x0000_t202" style="position:absolute;left:0;text-align:left;margin-left:30.95pt;margin-top:208pt;width:256.5pt;height:.05pt;z-index:25165824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oC/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lv5ouPiwW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" stroked="f">
                <v:textbox style="mso-fit-shape-to-text:t" inset="0,0,0,0">
                  <w:txbxContent>
                    <w:p w14:paraId="5C644E6D" w14:textId="30919EBF" w:rsidR="0084055C" w:rsidRPr="002D68CD" w:rsidRDefault="0084055C" w:rsidP="0084055C">
                      <w:pPr>
                        <w:pStyle w:val="Caption"/>
                        <w:rPr>
                          <w:rFonts w:ascii="Garamond" w:hAnsi="Garamond"/>
                          <w:b/>
                          <w:bCs/>
                          <w:noProof/>
                          <w:sz w:val="22"/>
                          <w:szCs w:val="20"/>
                        </w:rPr>
                      </w:pPr>
                      <w:r w:rsidRPr="0084055C">
                        <w:rPr>
                          <w:b/>
                          <w:bCs/>
                        </w:rPr>
                        <w:t xml:space="preserve">Figure </w:t>
                      </w:r>
                      <w:r w:rsidRPr="0084055C">
                        <w:rPr>
                          <w:b/>
                          <w:bCs/>
                        </w:rPr>
                        <w:fldChar w:fldCharType="begin"/>
                      </w:r>
                      <w:r w:rsidRPr="0084055C">
                        <w:rPr>
                          <w:b/>
                          <w:bCs/>
                        </w:rPr>
                        <w:instrText xml:space="preserve"> SEQ Figure \* ARABIC </w:instrText>
                      </w:r>
                      <w:r w:rsidRPr="0084055C">
                        <w:rPr>
                          <w:b/>
                          <w:bCs/>
                        </w:rPr>
                        <w:fldChar w:fldCharType="separate"/>
                      </w:r>
                      <w:r w:rsidR="0088064C">
                        <w:rPr>
                          <w:b/>
                          <w:bCs/>
                          <w:noProof/>
                        </w:rPr>
                        <w:t>3</w:t>
                      </w:r>
                      <w:r w:rsidRPr="0084055C">
                        <w:rPr>
                          <w:b/>
                          <w:bCs/>
                        </w:rPr>
                        <w:fldChar w:fldCharType="end"/>
                      </w:r>
                      <w:r>
                        <w:t>: Shows a characteristic run for the Basic Model (top) and the Contact Network Model (Bottom) using their default parameters over time.</w:t>
                      </w:r>
                    </w:p>
                  </w:txbxContent>
                </v:textbox>
                <w10:wrap type="square" anchorx="page"/>
              </v:shape>
            </w:pict>
          </mc:Fallback>
        </mc:AlternateContent>
      </w:r>
      <w:r>
        <w:rPr>
          <w:noProof/>
        </w:rPr>
        <w:drawing>
          <wp:anchor distT="0" distB="0" distL="114300" distR="114300" simplePos="0" relativeHeight="251658243" behindDoc="0" locked="0" layoutInCell="1" allowOverlap="1" wp14:anchorId="5990E6D8" wp14:editId="71566714">
            <wp:simplePos x="0" y="0"/>
            <wp:positionH relativeFrom="margin">
              <wp:posOffset>-137267</wp:posOffset>
            </wp:positionH>
            <wp:positionV relativeFrom="paragraph">
              <wp:posOffset>228534</wp:posOffset>
            </wp:positionV>
            <wp:extent cx="3257550" cy="2443480"/>
            <wp:effectExtent l="0" t="0" r="0" b="0"/>
            <wp:wrapSquare wrapText="bothSides"/>
            <wp:docPr id="16803866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86640" name="Picture 1680386640"/>
                    <pic:cNvPicPr/>
                  </pic:nvPicPr>
                  <pic:blipFill>
                    <a:blip r:embed="rId19">
                      <a:extLst>
                        <a:ext uri="{28A0092B-C50C-407E-A947-70E740481C1C}">
                          <a14:useLocalDpi xmlns:a14="http://schemas.microsoft.com/office/drawing/2010/main" val="0"/>
                        </a:ext>
                      </a:extLst>
                    </a:blip>
                    <a:stretch>
                      <a:fillRect/>
                    </a:stretch>
                  </pic:blipFill>
                  <pic:spPr>
                    <a:xfrm>
                      <a:off x="0" y="0"/>
                      <a:ext cx="3257550" cy="2443480"/>
                    </a:xfrm>
                    <a:prstGeom prst="rect">
                      <a:avLst/>
                    </a:prstGeom>
                  </pic:spPr>
                </pic:pic>
              </a:graphicData>
            </a:graphic>
          </wp:anchor>
        </w:drawing>
      </w:r>
      <w:r w:rsidR="00532E42">
        <w:t>Representative Runs of Basic and Contact Model</w:t>
      </w:r>
    </w:p>
    <w:p w14:paraId="73DFEFAA" w14:textId="3F164E22" w:rsidR="00A82CE0" w:rsidRDefault="00F73870" w:rsidP="00883223">
      <w:r>
        <w:rPr>
          <w:noProof/>
        </w:rPr>
        <mc:AlternateContent>
          <mc:Choice Requires="wps">
            <w:drawing>
              <wp:anchor distT="0" distB="0" distL="114300" distR="114300" simplePos="0" relativeHeight="251658248" behindDoc="0" locked="0" layoutInCell="1" allowOverlap="1" wp14:anchorId="012D60F3" wp14:editId="63038C76">
                <wp:simplePos x="0" y="0"/>
                <wp:positionH relativeFrom="margin">
                  <wp:posOffset>3607910</wp:posOffset>
                </wp:positionH>
                <wp:positionV relativeFrom="paragraph">
                  <wp:posOffset>3070926</wp:posOffset>
                </wp:positionV>
                <wp:extent cx="3257550" cy="635"/>
                <wp:effectExtent l="0" t="0" r="0" b="0"/>
                <wp:wrapTopAndBottom/>
                <wp:docPr id="1956007465" name="Text Box 1"/>
                <wp:cNvGraphicFramePr/>
                <a:graphic xmlns:a="http://schemas.openxmlformats.org/drawingml/2006/main">
                  <a:graphicData uri="http://schemas.microsoft.com/office/word/2010/wordprocessingShape">
                    <wps:wsp>
                      <wps:cNvSpPr txBox="1"/>
                      <wps:spPr>
                        <a:xfrm>
                          <a:off x="0" y="0"/>
                          <a:ext cx="3257550" cy="635"/>
                        </a:xfrm>
                        <a:prstGeom prst="rect">
                          <a:avLst/>
                        </a:prstGeom>
                        <a:solidFill>
                          <a:prstClr val="white"/>
                        </a:solidFill>
                        <a:ln>
                          <a:noFill/>
                        </a:ln>
                      </wps:spPr>
                      <wps:txbx>
                        <w:txbxContent>
                          <w:p w14:paraId="29F3481C" w14:textId="14323A8F" w:rsidR="001D5AFB" w:rsidRPr="00867C72" w:rsidRDefault="001D5AFB" w:rsidP="001D5AFB">
                            <w:pPr>
                              <w:pStyle w:val="Caption"/>
                              <w:rPr>
                                <w:rFonts w:ascii="Garamond" w:hAnsi="Garamond"/>
                              </w:rPr>
                            </w:pPr>
                            <w:r w:rsidRPr="001D5AFB">
                              <w:rPr>
                                <w:b/>
                                <w:bCs/>
                              </w:rPr>
                              <w:t xml:space="preserve">Figure </w:t>
                            </w:r>
                            <w:r w:rsidR="00F73870">
                              <w:rPr>
                                <w:b/>
                                <w:bCs/>
                              </w:rPr>
                              <w:t>5</w:t>
                            </w:r>
                            <w:r w:rsidRPr="001D5AFB">
                              <w:rPr>
                                <w:b/>
                                <w:bCs/>
                              </w:rPr>
                              <w:t>:</w:t>
                            </w:r>
                            <w:r>
                              <w:t xml:space="preserve"> The effect of parameters r</w:t>
                            </w:r>
                            <w:r w:rsidR="0006036A">
                              <w:rPr>
                                <w:vertAlign w:val="subscript"/>
                              </w:rPr>
                              <w:t>2</w:t>
                            </w:r>
                            <w:r>
                              <w:t xml:space="preserve"> (Top),</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(Middle), and </w:t>
                            </w:r>
                            <m:oMath>
                              <m:r>
                                <w:rPr>
                                  <w:rFonts w:ascii="Cambria Math" w:hAnsi="Cambria Math"/>
                                </w:rPr>
                                <m:t>γ</m:t>
                              </m:r>
                            </m:oMath>
                            <w:r>
                              <w:t xml:space="preserve"> (Bottom) on Peak Infections (Left) and Time to </w:t>
                            </w:r>
                            <w:r>
                              <w:rPr>
                                <w:noProof/>
                              </w:rPr>
                              <w:t>Peak (Right)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2D60F3" id="_x0000_s1029" type="#_x0000_t202" style="position:absolute;left:0;text-align:left;margin-left:284.1pt;margin-top:241.8pt;width:256.5pt;height:.05pt;z-index:2516582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" stroked="f">
                <v:textbox style="mso-fit-shape-to-text:t" inset="0,0,0,0">
                  <w:txbxContent>
                    <w:p w14:paraId="29F3481C" w14:textId="14323A8F" w:rsidR="001D5AFB" w:rsidRPr="00867C72" w:rsidRDefault="001D5AFB" w:rsidP="001D5AFB">
                      <w:pPr>
                        <w:pStyle w:val="Caption"/>
                        <w:rPr>
                          <w:rFonts w:ascii="Garamond" w:hAnsi="Garamond"/>
                        </w:rPr>
                      </w:pPr>
                      <w:r w:rsidRPr="001D5AFB">
                        <w:rPr>
                          <w:b/>
                          <w:bCs/>
                        </w:rPr>
                        <w:t xml:space="preserve">Figure </w:t>
                      </w:r>
                      <w:r w:rsidR="00F73870">
                        <w:rPr>
                          <w:b/>
                          <w:bCs/>
                        </w:rPr>
                        <w:t>5</w:t>
                      </w:r>
                      <w:r w:rsidRPr="001D5AFB">
                        <w:rPr>
                          <w:b/>
                          <w:bCs/>
                        </w:rPr>
                        <w:t>:</w:t>
                      </w:r>
                      <w:r>
                        <w:t xml:space="preserve"> The effect of parameters r</w:t>
                      </w:r>
                      <w:r w:rsidR="0006036A">
                        <w:rPr>
                          <w:vertAlign w:val="subscript"/>
                        </w:rPr>
                        <w:t>2</w:t>
                      </w:r>
                      <w:r>
                        <w:t xml:space="preserve"> (Top),</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(Middle), and </w:t>
                      </w:r>
                      <m:oMath>
                        <m:r>
                          <w:rPr>
                            <w:rFonts w:ascii="Cambria Math" w:hAnsi="Cambria Math"/>
                          </w:rPr>
                          <m:t>γ</m:t>
                        </m:r>
                      </m:oMath>
                      <w:r>
                        <w:t xml:space="preserve"> (Bottom) on Peak Infections (Left) and Time to </w:t>
                      </w:r>
                      <w:r>
                        <w:rPr>
                          <w:noProof/>
                        </w:rPr>
                        <w:t>Peak (Right)</w:t>
                      </w:r>
                    </w:p>
                  </w:txbxContent>
                </v:textbox>
                <w10:wrap type="topAndBottom" anchorx="margin"/>
              </v:shape>
            </w:pict>
          </mc:Fallback>
        </mc:AlternateContent>
      </w:r>
    </w:p>
    <w:p w14:paraId="1335588A" w14:textId="61D951E6" w:rsidR="00A82CE0" w:rsidRPr="00AB4068" w:rsidRDefault="00A82CE0" w:rsidP="00A82CE0">
      <w:pPr>
        <w:pStyle w:val="Heading2"/>
      </w:pPr>
      <w:r w:rsidRPr="00A82CE0">
        <w:rPr>
          <w:rStyle w:val="Emphasis"/>
          <w:i w:val="0"/>
          <w:iCs w:val="0"/>
        </w:rPr>
        <w:t>Basic Model Results</w:t>
      </w:r>
    </w:p>
    <w:p w14:paraId="15F8D9A8" w14:textId="7FE836DE" w:rsidR="00EB553D" w:rsidRPr="00EB553D" w:rsidRDefault="00EB553D" w:rsidP="00EB553D"/>
    <w:p w14:paraId="0AD723B4" w14:textId="370DC0ED" w:rsidR="00C722C2" w:rsidRPr="00C722C2" w:rsidRDefault="004A2599" w:rsidP="00C722C2">
      <w:r>
        <w:t xml:space="preserve">The </w:t>
      </w:r>
      <w:r w:rsidR="00EB553D">
        <w:t xml:space="preserve">Basic Model was used to simulate </w:t>
      </w:r>
      <w:r w:rsidR="003C5E57">
        <w:t>and recreate the results from</w:t>
      </w:r>
      <w:r w:rsidR="004617B1">
        <w:t xml:space="preserve"> figure 2 of</w:t>
      </w:r>
      <w:r w:rsidR="003C5E57">
        <w:t xml:space="preserve"> </w:t>
      </w:r>
      <w:r w:rsidR="001D56CA">
        <w:t xml:space="preserve">Hou et. al, </w:t>
      </w:r>
      <w:r w:rsidR="00806ACE">
        <w:t>and</w:t>
      </w:r>
      <w:r w:rsidR="004617B1">
        <w:t xml:space="preserve"> show</w:t>
      </w:r>
      <w:r w:rsidR="00806ACE">
        <w:t>s</w:t>
      </w:r>
      <w:r w:rsidR="004617B1">
        <w:t xml:space="preserve"> the effect of r</w:t>
      </w:r>
      <w:r w:rsidR="004617B1">
        <w:rPr>
          <w:vertAlign w:val="subscript"/>
        </w:rPr>
        <w:t>2</w:t>
      </w:r>
      <w:r w:rsidR="004617B1">
        <w:t xml:space="preserve"> on the populations in their model</w:t>
      </w:r>
      <w:r>
        <w:t xml:space="preserve"> (Fig </w:t>
      </w:r>
      <w:r w:rsidR="00BE65D8">
        <w:t>4</w:t>
      </w:r>
      <w:r>
        <w:t>)</w:t>
      </w:r>
      <w:r w:rsidR="00B263D4">
        <w:t>.</w:t>
      </w:r>
    </w:p>
    <w:p w14:paraId="5FACD305" w14:textId="77777777" w:rsidR="0006036A" w:rsidRDefault="0006036A" w:rsidP="00FD28CA"/>
    <w:p w14:paraId="7F5C0DFE" w14:textId="5AF59601" w:rsidR="005357BD" w:rsidRDefault="00C349A3" w:rsidP="00883223">
      <w:r>
        <w:t>The effect of model parameters r</w:t>
      </w:r>
      <w:r>
        <w:rPr>
          <w:vertAlign w:val="subscript"/>
        </w:rPr>
        <w:t>2</w:t>
      </w:r>
      <w: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t>,</w:t>
      </w:r>
      <w:r w:rsidR="0006036A">
        <w:t xml:space="preserve"> and </w:t>
      </w:r>
      <m:oMath>
        <m:r>
          <w:rPr>
            <w:rFonts w:ascii="Cambria Math" w:hAnsi="Cambria Math"/>
          </w:rPr>
          <m:t>γ</m:t>
        </m:r>
      </m:oMath>
      <w:r>
        <w:t xml:space="preserve"> on </w:t>
      </w:r>
      <w:r w:rsidR="0006036A">
        <w:t xml:space="preserve">the model was then analyzed </w:t>
      </w:r>
      <w:r>
        <w:t>(Fig</w:t>
      </w:r>
      <w:r w:rsidR="00C642CA">
        <w:t>, 5).</w:t>
      </w:r>
    </w:p>
    <w:p w14:paraId="057AFF3A" w14:textId="2C27F697" w:rsidR="00822D17" w:rsidRDefault="00822D17" w:rsidP="00883223"/>
    <w:p w14:paraId="6AC99A30" w14:textId="1BAF4F56" w:rsidR="00822D17" w:rsidRDefault="00F73870" w:rsidP="00883223">
      <w:r w:rsidRPr="00FD28CA">
        <w:rPr>
          <w:noProof/>
        </w:rPr>
        <w:drawing>
          <wp:anchor distT="0" distB="0" distL="114300" distR="114300" simplePos="0" relativeHeight="251658247" behindDoc="0" locked="0" layoutInCell="1" allowOverlap="1" wp14:anchorId="20D173A3" wp14:editId="01155C58">
            <wp:simplePos x="0" y="0"/>
            <wp:positionH relativeFrom="margin">
              <wp:posOffset>3468904</wp:posOffset>
            </wp:positionH>
            <wp:positionV relativeFrom="paragraph">
              <wp:posOffset>213490</wp:posOffset>
            </wp:positionV>
            <wp:extent cx="3257550" cy="3141980"/>
            <wp:effectExtent l="0" t="0" r="0" b="1270"/>
            <wp:wrapTopAndBottom/>
            <wp:docPr id="6733735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57550" cy="3141980"/>
                    </a:xfrm>
                    <a:prstGeom prst="rect">
                      <a:avLst/>
                    </a:prstGeom>
                    <a:noFill/>
                    <a:ln>
                      <a:noFill/>
                    </a:ln>
                  </pic:spPr>
                </pic:pic>
              </a:graphicData>
            </a:graphic>
          </wp:anchor>
        </w:drawing>
      </w:r>
    </w:p>
    <w:p w14:paraId="62740324" w14:textId="77777777" w:rsidR="00F73870" w:rsidRDefault="00F73870" w:rsidP="00F73870">
      <w:pPr>
        <w:pStyle w:val="Heading2"/>
        <w:numPr>
          <w:ilvl w:val="0"/>
          <w:numId w:val="0"/>
        </w:numPr>
      </w:pPr>
    </w:p>
    <w:p w14:paraId="13EF2E5A" w14:textId="77777777" w:rsidR="005C5F3A" w:rsidRDefault="005C5F3A" w:rsidP="00F73870">
      <w:pPr>
        <w:pStyle w:val="Heading2"/>
        <w:numPr>
          <w:ilvl w:val="0"/>
          <w:numId w:val="0"/>
        </w:numPr>
      </w:pPr>
    </w:p>
    <w:p w14:paraId="4D536953" w14:textId="30485866" w:rsidR="00F73870" w:rsidRDefault="00883223" w:rsidP="00F73870">
      <w:pPr>
        <w:pStyle w:val="Heading2"/>
        <w:numPr>
          <w:ilvl w:val="0"/>
          <w:numId w:val="0"/>
        </w:numPr>
      </w:pPr>
      <w:r>
        <w:t xml:space="preserve"> </w:t>
      </w:r>
    </w:p>
    <w:p w14:paraId="1D63FED1" w14:textId="55C04CE9" w:rsidR="00995268" w:rsidRDefault="00883223" w:rsidP="00C663DD">
      <w:pPr>
        <w:pStyle w:val="Heading2"/>
      </w:pPr>
      <w:r>
        <w:t xml:space="preserve"> </w:t>
      </w:r>
      <w:r w:rsidR="00C663DD">
        <w:t>Contact Network Results:</w:t>
      </w:r>
    </w:p>
    <w:p w14:paraId="02BD2F29" w14:textId="476EE129" w:rsidR="00C663DD" w:rsidRPr="00C663DD" w:rsidRDefault="00C663DD" w:rsidP="00C663DD"/>
    <w:p w14:paraId="18E76191" w14:textId="1F4E64F2" w:rsidR="00677211" w:rsidRDefault="00AD482D" w:rsidP="00883223">
      <w:r>
        <w:t xml:space="preserve">The Contact Network Model was used to analyze the effect of the percent of individuals who quarantine </w:t>
      </w:r>
      <w:r w:rsidR="00F46DFB">
        <w:t xml:space="preserve">on infections. </w:t>
      </w:r>
      <w:r w:rsidR="00D51C30">
        <w:t xml:space="preserve">Figure </w:t>
      </w:r>
      <w:commentRangeStart w:id="8"/>
      <w:r w:rsidR="00D51C30">
        <w:t>6</w:t>
      </w:r>
      <w:commentRangeEnd w:id="8"/>
      <w:r w:rsidR="00DB6C75">
        <w:rPr>
          <w:rStyle w:val="CommentReference"/>
          <w:sz w:val="24"/>
          <w:szCs w:val="24"/>
        </w:rPr>
        <w:commentReference w:id="8"/>
      </w:r>
      <w:r w:rsidR="00D51C30">
        <w:t xml:space="preserve"> is a </w:t>
      </w:r>
      <w:r w:rsidR="008C5A05">
        <w:t>time</w:t>
      </w:r>
      <w:r w:rsidR="002755EC">
        <w:t xml:space="preserve"> representati</w:t>
      </w:r>
      <w:r w:rsidR="003823F7">
        <w:t>on</w:t>
      </w:r>
      <w:r w:rsidR="009A7ABF">
        <w:t xml:space="preserve"> of the effect </w:t>
      </w:r>
      <w:r w:rsidR="008C5A05">
        <w:t>infection</w:t>
      </w:r>
      <w:r w:rsidR="004B7B61">
        <w:t xml:space="preserve"> and </w:t>
      </w:r>
      <w:r w:rsidR="00A97C82">
        <w:t>figure 7 s</w:t>
      </w:r>
      <w:r w:rsidR="00FE0939">
        <w:t xml:space="preserve">hows </w:t>
      </w:r>
      <w:r w:rsidR="008C5A05">
        <w:t xml:space="preserve">the effect of quarantine on </w:t>
      </w:r>
      <w:r w:rsidR="0093129B">
        <w:t>max infection peak and time to peak.</w:t>
      </w:r>
    </w:p>
    <w:p w14:paraId="52B7E2C3" w14:textId="1D835A9A" w:rsidR="00677211" w:rsidRDefault="00F73870" w:rsidP="00883223">
      <w:r w:rsidRPr="0088064C">
        <w:rPr>
          <w:noProof/>
        </w:rPr>
        <w:lastRenderedPageBreak/>
        <w:drawing>
          <wp:anchor distT="0" distB="0" distL="114300" distR="114300" simplePos="0" relativeHeight="251658251" behindDoc="0" locked="0" layoutInCell="1" allowOverlap="1" wp14:anchorId="3DCBC9EC" wp14:editId="533792BF">
            <wp:simplePos x="0" y="0"/>
            <wp:positionH relativeFrom="column">
              <wp:align>right</wp:align>
            </wp:positionH>
            <wp:positionV relativeFrom="paragraph">
              <wp:posOffset>3270138</wp:posOffset>
            </wp:positionV>
            <wp:extent cx="3257550" cy="2442210"/>
            <wp:effectExtent l="0" t="0" r="0" b="0"/>
            <wp:wrapTopAndBottom/>
            <wp:docPr id="817746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57550" cy="2442210"/>
                    </a:xfrm>
                    <a:prstGeom prst="rect">
                      <a:avLst/>
                    </a:prstGeom>
                    <a:noFill/>
                    <a:ln>
                      <a:noFill/>
                    </a:ln>
                  </pic:spPr>
                </pic:pic>
              </a:graphicData>
            </a:graphic>
          </wp:anchor>
        </w:drawing>
      </w:r>
      <w:r w:rsidR="0088064C">
        <w:rPr>
          <w:noProof/>
        </w:rPr>
        <mc:AlternateContent>
          <mc:Choice Requires="wps">
            <w:drawing>
              <wp:anchor distT="0" distB="0" distL="114300" distR="114300" simplePos="0" relativeHeight="251658252" behindDoc="0" locked="0" layoutInCell="1" allowOverlap="1" wp14:anchorId="468E64B2" wp14:editId="3A2DE3B3">
                <wp:simplePos x="0" y="0"/>
                <wp:positionH relativeFrom="column">
                  <wp:posOffset>0</wp:posOffset>
                </wp:positionH>
                <wp:positionV relativeFrom="paragraph">
                  <wp:posOffset>5697220</wp:posOffset>
                </wp:positionV>
                <wp:extent cx="3257550" cy="635"/>
                <wp:effectExtent l="0" t="0" r="0" b="0"/>
                <wp:wrapTopAndBottom/>
                <wp:docPr id="264718764" name="Text Box 1"/>
                <wp:cNvGraphicFramePr/>
                <a:graphic xmlns:a="http://schemas.openxmlformats.org/drawingml/2006/main">
                  <a:graphicData uri="http://schemas.microsoft.com/office/word/2010/wordprocessingShape">
                    <wps:wsp>
                      <wps:cNvSpPr txBox="1"/>
                      <wps:spPr>
                        <a:xfrm>
                          <a:off x="0" y="0"/>
                          <a:ext cx="3257550" cy="635"/>
                        </a:xfrm>
                        <a:prstGeom prst="rect">
                          <a:avLst/>
                        </a:prstGeom>
                        <a:solidFill>
                          <a:prstClr val="white"/>
                        </a:solidFill>
                        <a:ln>
                          <a:noFill/>
                        </a:ln>
                      </wps:spPr>
                      <wps:txbx>
                        <w:txbxContent>
                          <w:p w14:paraId="63F10D86" w14:textId="6D936DB6" w:rsidR="0088064C" w:rsidRPr="002639FC" w:rsidRDefault="0088064C" w:rsidP="0088064C">
                            <w:pPr>
                              <w:pStyle w:val="Caption"/>
                              <w:rPr>
                                <w:rFonts w:ascii="Garamond" w:hAnsi="Garamond"/>
                              </w:rPr>
                            </w:pPr>
                            <w:r w:rsidRPr="0088064C">
                              <w:rPr>
                                <w:b/>
                                <w:bCs/>
                              </w:rPr>
                              <w:t xml:space="preserve">Figure </w:t>
                            </w:r>
                            <w:r w:rsidR="00F73870">
                              <w:rPr>
                                <w:b/>
                                <w:bCs/>
                              </w:rPr>
                              <w:t>7</w:t>
                            </w:r>
                            <w:r w:rsidRPr="0088064C">
                              <w:rPr>
                                <w:b/>
                                <w:bCs/>
                              </w:rPr>
                              <w:t>:</w:t>
                            </w:r>
                            <w:r>
                              <w:t xml:space="preserve"> Effect of the percent of individuals who quarantined when infected or exposed on Peak Infections (Top) and Time to Peak (Bottom)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8E64B2" id="_x0000_s1030" type="#_x0000_t202" style="position:absolute;left:0;text-align:left;margin-left:0;margin-top:448.6pt;width:256.5pt;height:.05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1thGg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" stroked="f">
                <v:textbox style="mso-fit-shape-to-text:t" inset="0,0,0,0">
                  <w:txbxContent>
                    <w:p w14:paraId="63F10D86" w14:textId="6D936DB6" w:rsidR="0088064C" w:rsidRPr="002639FC" w:rsidRDefault="0088064C" w:rsidP="0088064C">
                      <w:pPr>
                        <w:pStyle w:val="Caption"/>
                        <w:rPr>
                          <w:rFonts w:ascii="Garamond" w:hAnsi="Garamond"/>
                        </w:rPr>
                      </w:pPr>
                      <w:r w:rsidRPr="0088064C">
                        <w:rPr>
                          <w:b/>
                          <w:bCs/>
                        </w:rPr>
                        <w:t xml:space="preserve">Figure </w:t>
                      </w:r>
                      <w:r w:rsidR="00F73870">
                        <w:rPr>
                          <w:b/>
                          <w:bCs/>
                        </w:rPr>
                        <w:t>7</w:t>
                      </w:r>
                      <w:r w:rsidRPr="0088064C">
                        <w:rPr>
                          <w:b/>
                          <w:bCs/>
                        </w:rPr>
                        <w:t>:</w:t>
                      </w:r>
                      <w:r>
                        <w:t xml:space="preserve"> Effect of the percent of individuals who quarantined when infected or exposed on Peak Infections (Top) and Time to Peak (Bottom)</w:t>
                      </w:r>
                    </w:p>
                  </w:txbxContent>
                </v:textbox>
                <w10:wrap type="topAndBottom"/>
              </v:shape>
            </w:pict>
          </mc:Fallback>
        </mc:AlternateContent>
      </w:r>
      <w:r w:rsidR="00430618">
        <w:rPr>
          <w:noProof/>
        </w:rPr>
        <mc:AlternateContent>
          <mc:Choice Requires="wps">
            <w:drawing>
              <wp:anchor distT="0" distB="0" distL="114300" distR="114300" simplePos="0" relativeHeight="251658250" behindDoc="0" locked="0" layoutInCell="1" allowOverlap="1" wp14:anchorId="2CDEACBF" wp14:editId="7DD0A483">
                <wp:simplePos x="0" y="0"/>
                <wp:positionH relativeFrom="column">
                  <wp:posOffset>-1270</wp:posOffset>
                </wp:positionH>
                <wp:positionV relativeFrom="paragraph">
                  <wp:posOffset>2658110</wp:posOffset>
                </wp:positionV>
                <wp:extent cx="3257550" cy="635"/>
                <wp:effectExtent l="0" t="0" r="0" b="0"/>
                <wp:wrapTopAndBottom/>
                <wp:docPr id="281432403" name="Text Box 1"/>
                <wp:cNvGraphicFramePr/>
                <a:graphic xmlns:a="http://schemas.openxmlformats.org/drawingml/2006/main">
                  <a:graphicData uri="http://schemas.microsoft.com/office/word/2010/wordprocessingShape">
                    <wps:wsp>
                      <wps:cNvSpPr txBox="1"/>
                      <wps:spPr>
                        <a:xfrm>
                          <a:off x="0" y="0"/>
                          <a:ext cx="3257550" cy="635"/>
                        </a:xfrm>
                        <a:prstGeom prst="rect">
                          <a:avLst/>
                        </a:prstGeom>
                        <a:solidFill>
                          <a:prstClr val="white"/>
                        </a:solidFill>
                        <a:ln>
                          <a:noFill/>
                        </a:ln>
                      </wps:spPr>
                      <wps:txbx>
                        <w:txbxContent>
                          <w:p w14:paraId="2F9EBE15" w14:textId="40B2CB5A" w:rsidR="00430618" w:rsidRPr="008524E4" w:rsidRDefault="00430618" w:rsidP="00430618">
                            <w:pPr>
                              <w:pStyle w:val="Caption"/>
                              <w:rPr>
                                <w:rFonts w:ascii="Garamond" w:hAnsi="Garamond"/>
                              </w:rPr>
                            </w:pPr>
                            <w:r w:rsidRPr="00430618">
                              <w:rPr>
                                <w:b/>
                                <w:bCs/>
                              </w:rPr>
                              <w:t xml:space="preserve">Figure </w:t>
                            </w:r>
                            <w:r w:rsidR="00F73870">
                              <w:rPr>
                                <w:b/>
                                <w:bCs/>
                              </w:rPr>
                              <w:t>6</w:t>
                            </w:r>
                            <w:r w:rsidRPr="00430618">
                              <w:rPr>
                                <w:b/>
                                <w:bCs/>
                              </w:rPr>
                              <w:t>:</w:t>
                            </w:r>
                            <w:r>
                              <w:t xml:space="preserve"> Visual Representation on the percent of individuals who quarantine on the Infected Population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DEACBF" id="_x0000_s1031" type="#_x0000_t202" style="position:absolute;left:0;text-align:left;margin-left:-.1pt;margin-top:209.3pt;width:256.5pt;height:.0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" stroked="f">
                <v:textbox style="mso-fit-shape-to-text:t" inset="0,0,0,0">
                  <w:txbxContent>
                    <w:p w14:paraId="2F9EBE15" w14:textId="40B2CB5A" w:rsidR="00430618" w:rsidRPr="008524E4" w:rsidRDefault="00430618" w:rsidP="00430618">
                      <w:pPr>
                        <w:pStyle w:val="Caption"/>
                        <w:rPr>
                          <w:rFonts w:ascii="Garamond" w:hAnsi="Garamond"/>
                        </w:rPr>
                      </w:pPr>
                      <w:r w:rsidRPr="00430618">
                        <w:rPr>
                          <w:b/>
                          <w:bCs/>
                        </w:rPr>
                        <w:t xml:space="preserve">Figure </w:t>
                      </w:r>
                      <w:r w:rsidR="00F73870">
                        <w:rPr>
                          <w:b/>
                          <w:bCs/>
                        </w:rPr>
                        <w:t>6</w:t>
                      </w:r>
                      <w:r w:rsidRPr="00430618">
                        <w:rPr>
                          <w:b/>
                          <w:bCs/>
                        </w:rPr>
                        <w:t>:</w:t>
                      </w:r>
                      <w:r>
                        <w:t xml:space="preserve"> Visual Representation on the percent of individuals who quarantine on the Infected Population</w:t>
                      </w:r>
                    </w:p>
                  </w:txbxContent>
                </v:textbox>
                <w10:wrap type="topAndBottom"/>
              </v:shape>
            </w:pict>
          </mc:Fallback>
        </mc:AlternateContent>
      </w:r>
      <w:r w:rsidR="00545317" w:rsidRPr="00545317">
        <w:rPr>
          <w:noProof/>
        </w:rPr>
        <w:drawing>
          <wp:anchor distT="0" distB="0" distL="114300" distR="114300" simplePos="0" relativeHeight="251658249" behindDoc="0" locked="0" layoutInCell="1" allowOverlap="1" wp14:anchorId="7A2B1168" wp14:editId="15AD420E">
            <wp:simplePos x="0" y="0"/>
            <wp:positionH relativeFrom="column">
              <wp:posOffset>-1270</wp:posOffset>
            </wp:positionH>
            <wp:positionV relativeFrom="paragraph">
              <wp:posOffset>159328</wp:posOffset>
            </wp:positionV>
            <wp:extent cx="3257550" cy="2442210"/>
            <wp:effectExtent l="0" t="0" r="0" b="0"/>
            <wp:wrapTopAndBottom/>
            <wp:docPr id="5619749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57550" cy="2442210"/>
                    </a:xfrm>
                    <a:prstGeom prst="rect">
                      <a:avLst/>
                    </a:prstGeom>
                    <a:noFill/>
                    <a:ln>
                      <a:noFill/>
                    </a:ln>
                  </pic:spPr>
                </pic:pic>
              </a:graphicData>
            </a:graphic>
          </wp:anchor>
        </w:drawing>
      </w:r>
    </w:p>
    <w:p w14:paraId="6147BFAF" w14:textId="39C04983" w:rsidR="00545317" w:rsidRPr="00545317" w:rsidRDefault="00545317" w:rsidP="00545317"/>
    <w:p w14:paraId="4E0E348E" w14:textId="1AD11E5E" w:rsidR="0088064C" w:rsidRPr="0088064C" w:rsidRDefault="00FE0939" w:rsidP="0088064C">
      <w:r>
        <w:t xml:space="preserve"> </w:t>
      </w:r>
    </w:p>
    <w:p w14:paraId="5218D662" w14:textId="120312EA" w:rsidR="00C663DD" w:rsidRDefault="00C663DD" w:rsidP="00883223"/>
    <w:p w14:paraId="1366CE20" w14:textId="77777777" w:rsidR="00112A53" w:rsidRDefault="00112A53" w:rsidP="00883223"/>
    <w:p w14:paraId="5E52A9C3" w14:textId="77777777" w:rsidR="00112A53" w:rsidRDefault="00112A53" w:rsidP="00883223"/>
    <w:p w14:paraId="6525FB9D" w14:textId="77777777" w:rsidR="00112A53" w:rsidRDefault="00112A53" w:rsidP="00883223"/>
    <w:p w14:paraId="56623E46" w14:textId="2E52C4B8" w:rsidR="008D0437" w:rsidRPr="00826483" w:rsidRDefault="008D0437" w:rsidP="00826483">
      <w:pPr>
        <w:pStyle w:val="Heading1"/>
        <w:spacing w:before="360"/>
      </w:pPr>
      <w:r w:rsidRPr="00826483">
        <w:t>DISCUSSION</w:t>
      </w:r>
    </w:p>
    <w:p w14:paraId="2F573BBE" w14:textId="4C5D02A5" w:rsidR="002D2CDC" w:rsidRDefault="002D2CDC" w:rsidP="002D2CDC">
      <w:r>
        <w:t xml:space="preserve">The default parameter simulations exhibited the typical SEIR outbreak pattern. It can be seen that the basic deterministic model predicted reduction in the susceptible </w:t>
      </w:r>
      <w:r>
        <w:t>population as people progressed into the exposed and infected sections and growth in the recovered population with time. Exposed and infected populations reached a maximum and decreased quantity following the natural recovery of more people. The contact-network simulation had the same overall SEIR shape but the curves were not as smooth as in the uniform mixing case since disease transmission was subjected to the randomness of transmission and</w:t>
      </w:r>
      <w:commentRangeStart w:id="9"/>
      <w:r>
        <w:t xml:space="preserve"> to the network connections of each individual.</w:t>
      </w:r>
      <w:commentRangeEnd w:id="9"/>
      <w:r w:rsidR="00DB6C75">
        <w:rPr>
          <w:rStyle w:val="CommentReference"/>
          <w:sz w:val="24"/>
          <w:szCs w:val="24"/>
        </w:rPr>
        <w:commentReference w:id="9"/>
      </w:r>
    </w:p>
    <w:p w14:paraId="409BB7E6" w14:textId="77777777" w:rsidR="002D2CDC" w:rsidRDefault="002D2CDC" w:rsidP="002D2CDC"/>
    <w:p w14:paraId="30EABE29" w14:textId="549EAA81" w:rsidR="002D2CDC" w:rsidRDefault="002D2CDC" w:rsidP="002D2CDC">
      <w:r>
        <w:t>The parameter analysis revealed that the more the exposed contact rate, r2, the more the peak number of contacts and the less the time to the peak would be. This means the more these people come in contact with each other, the quicker the disease can spread through the population. The same trend was observed in the r2 population plots: the susceptible population decreased earlier under higher r2 and the exposed and infected populations peaked earlier. For both the time to peak and the peak infections, increasing exposed transmission rate β2 caused the outbreak to grow more rapidly, with larger transmission probability from exposed individuals leading to faster outbreak growth. Conversely, a higher recovery rate, gamma, lowered the number of infections in the peak due to the fact that the infected people recovered faster, allowing them less time to spread the infection.</w:t>
      </w:r>
    </w:p>
    <w:p w14:paraId="388DE8F0" w14:textId="77777777" w:rsidR="002D2CDC" w:rsidRDefault="002D2CDC" w:rsidP="002D2CDC"/>
    <w:p w14:paraId="59B82EE3" w14:textId="372E01F3" w:rsidR="00F77483" w:rsidRDefault="002D2CDC" w:rsidP="00F77483">
      <w:r>
        <w:t>The simulations under quarantine demonstrated that increasing the number of quarantined individuals decreases the maximum number of infections in the whole population. This implies that the elimination of exposed and/or infectious individuals from normal contact will reduce the spread of disease within the network. Time to peak was less easily reproducible, possibly due to the stochastic nature of the contact network model; this includes the random infection events for each run of the model, as well as the random structure of the network itself. Additionally, the infection-over-time quarantine plot indicated that the higher the number of quarantined individuals, the lower the infection curve was, though some curves fluctuated due to the fact that individuals are modeled as being either quarantined or reinfected, but not both, and this happens at random. For certain simulations smaller populations were used due to limited computational power and this may have led to more variability in the results. The model could be extended in the future by increasing the number of networks and the number of simulations for each parameter value, which would increase the stability and representativeness of the model's trends.</w:t>
      </w:r>
    </w:p>
    <w:p w14:paraId="5B1490C5" w14:textId="77777777" w:rsidR="007027FC" w:rsidRDefault="007027FC" w:rsidP="002D2CDC"/>
    <w:p w14:paraId="3D03F1D7" w14:textId="77777777" w:rsidR="00F77483" w:rsidRDefault="00F77483" w:rsidP="00F77483">
      <w:r>
        <w:lastRenderedPageBreak/>
        <w:t>Overall, the basic SEIR model was well replicated and served as a starting point for comparing the various models for the transmission of COVID-19. The deterministic SEIR model was similar in structure to the model of Hou et al., consisting of susceptible, exposed, infectious and recovered compartments with transitions between each compartment driven by rates of disease progression. This gave a good starting point as it demonstrated how the overall population-level infection curve can be replicated, later introducing a more detailed contact network visualization.</w:t>
      </w:r>
    </w:p>
    <w:p w14:paraId="5B618D69" w14:textId="77777777" w:rsidR="00F77483" w:rsidRDefault="00F77483" w:rsidP="00F77483"/>
    <w:p w14:paraId="487AD9D9" w14:textId="01A2BDC7" w:rsidR="00F77483" w:rsidRDefault="00F77483" w:rsidP="00F77483">
      <w:r>
        <w:t>There were some differences between our contact-network visualization and the one presented by Firth et al. that are worth noting</w:t>
      </w:r>
      <w:r w:rsidR="007027FC">
        <w:t>.</w:t>
      </w:r>
      <w:r>
        <w:t xml:space="preserve"> The amount of detail in the intervention included in the graph was different. The researchers in the Nature Medicine paper applied the actual contact network and simulated localized interventions like contact tracing, case isolation, and quarantine, testing and physical distancing. Their figures could be used to demonstrate not only disease distribution, but also the number of people who would be isolated or quarantined in various scenarios of interventions. On the other hand, we aimed to represent the disease-state of each node in the network in terms of SEIR over time. The nodes were colored as susceptible, exposed, infectious, or recovered, but people under quarantine were not separately visible in the final graph in our case.</w:t>
      </w:r>
    </w:p>
    <w:p w14:paraId="2C043878" w14:textId="77777777" w:rsidR="00F77483" w:rsidRDefault="00F77483" w:rsidP="00F77483"/>
    <w:p w14:paraId="2F1AF532" w14:textId="38F716E1" w:rsidR="00F77483" w:rsidRPr="00F77483" w:rsidRDefault="00F77483" w:rsidP="00F77483">
      <w:r>
        <w:t>This difference is important for us to talk about because it affects the interpretation of the disease state and the contact network between people. The Firth et al. model considers only selected individuals and their contacts are removed or limited by the quarantine, which enables the authors to assess the impact of interventions on the size of outbreaks and the number of people removed from normal contact. Our visualization was less complex, as we were only able to provide a view of how the infection spread through the network, however quarantined individuals were not shown, nor was the distribution of quarantined individuals over time. Thus, although our model was able to capture the spread of infection across a contact network, the contact network model referenced in Nature Medicine was more complete in terms of models of public-health interventions and the impact on contact network transmission.</w:t>
      </w:r>
    </w:p>
    <w:p w14:paraId="2C316733" w14:textId="77777777" w:rsidR="008F7C39" w:rsidRDefault="008F7C39" w:rsidP="00F77483"/>
    <w:p w14:paraId="7D1EDA78" w14:textId="3A10882B" w:rsidR="008F7C39" w:rsidRPr="00F77483" w:rsidRDefault="00423FC0" w:rsidP="00F77483">
      <w:r w:rsidRPr="00423FC0">
        <w:t>In the future, one way to improve the model would be to include quarantine as a separate visual state in the contact-network graph. This would allow the model to show not only all of our depicted SEIR data, but also which individuals are removed from normal contact due to isolation. Adding this feature would make the visualization more realistic and would help show how public-</w:t>
      </w:r>
      <w:r w:rsidRPr="00423FC0">
        <w:t>health interventions reduce transmission through the network.</w:t>
      </w:r>
    </w:p>
    <w:p w14:paraId="399D068C" w14:textId="77777777" w:rsidR="00047A98" w:rsidRPr="00F77483" w:rsidRDefault="00047A98" w:rsidP="00F77483"/>
    <w:p w14:paraId="783C9AE9" w14:textId="0D517CDC" w:rsidR="007346B2" w:rsidRDefault="007346B2" w:rsidP="007346B2"/>
    <w:p w14:paraId="7298513B" w14:textId="77777777" w:rsidR="00B13A8D" w:rsidRDefault="00D83B8A" w:rsidP="00A603B9">
      <w:pPr>
        <w:pStyle w:val="Heading1"/>
      </w:pPr>
      <w:r>
        <w:t>References</w:t>
      </w:r>
    </w:p>
    <w:p w14:paraId="7CA4A4CC" w14:textId="55456DAE" w:rsidR="0082735F" w:rsidRDefault="00B13A8D" w:rsidP="0082735F">
      <w:pPr>
        <w:pStyle w:val="EndNoteBibliography"/>
        <w:ind w:left="360" w:hanging="360"/>
        <w:rPr>
          <w:sz w:val="22"/>
          <w:szCs w:val="22"/>
        </w:rPr>
      </w:pPr>
      <w:r w:rsidRPr="00A603B9">
        <w:rPr>
          <w:sz w:val="22"/>
          <w:szCs w:val="22"/>
        </w:rPr>
        <w:fldChar w:fldCharType="begin"/>
      </w:r>
      <w:r w:rsidRPr="00A603B9">
        <w:rPr>
          <w:sz w:val="22"/>
          <w:szCs w:val="22"/>
        </w:rPr>
        <w:instrText xml:space="preserve"> ADDIN EN.REFLIST </w:instrText>
      </w:r>
      <w:r w:rsidRPr="00A603B9">
        <w:rPr>
          <w:sz w:val="22"/>
          <w:szCs w:val="22"/>
        </w:rPr>
        <w:fldChar w:fldCharType="separate"/>
      </w:r>
      <w:bookmarkStart w:id="10" w:name="_ENREF_1"/>
      <w:r w:rsidR="00A603B9" w:rsidRPr="007C40B6">
        <w:rPr>
          <w:sz w:val="22"/>
          <w:szCs w:val="22"/>
        </w:rPr>
        <w:t>1.</w:t>
      </w:r>
      <w:r w:rsidR="00A603B9" w:rsidRPr="007C40B6">
        <w:rPr>
          <w:sz w:val="22"/>
          <w:szCs w:val="22"/>
        </w:rPr>
        <w:tab/>
      </w:r>
      <w:bookmarkEnd w:id="10"/>
      <w:r w:rsidR="0082735F" w:rsidRPr="0082735F">
        <w:rPr>
          <w:sz w:val="22"/>
          <w:szCs w:val="22"/>
        </w:rPr>
        <w:t xml:space="preserve">‌Barabási, A.-L., &amp; Albert, R. (1999). Emergence of Scaling in Random Networks. </w:t>
      </w:r>
      <w:r w:rsidR="0082735F" w:rsidRPr="0082735F">
        <w:rPr>
          <w:i/>
          <w:iCs/>
          <w:sz w:val="22"/>
          <w:szCs w:val="22"/>
        </w:rPr>
        <w:t>Science</w:t>
      </w:r>
      <w:r w:rsidR="0082735F" w:rsidRPr="0082735F">
        <w:rPr>
          <w:sz w:val="22"/>
          <w:szCs w:val="22"/>
        </w:rPr>
        <w:t>, 286(5439), 509–512. https://doi.org/10.1126/science.286.5439.509</w:t>
      </w:r>
    </w:p>
    <w:p w14:paraId="46C41940" w14:textId="644B6EC4" w:rsidR="0082735F" w:rsidRDefault="00A371D9" w:rsidP="0082735F">
      <w:pPr>
        <w:pStyle w:val="EndNoteBibliography"/>
        <w:ind w:left="360" w:hanging="360"/>
        <w:rPr>
          <w:sz w:val="22"/>
          <w:szCs w:val="22"/>
        </w:rPr>
      </w:pPr>
      <w:r>
        <w:rPr>
          <w:sz w:val="22"/>
          <w:szCs w:val="22"/>
        </w:rPr>
        <w:t>2.</w:t>
      </w:r>
      <w:r>
        <w:rPr>
          <w:sz w:val="22"/>
          <w:szCs w:val="22"/>
        </w:rPr>
        <w:tab/>
      </w:r>
      <w:r w:rsidR="00EA6CD3" w:rsidRPr="00EA6CD3">
        <w:rPr>
          <w:sz w:val="22"/>
          <w:szCs w:val="22"/>
        </w:rPr>
        <w:t xml:space="preserve">Firth, J. A., Hellewell, J., Klepac, P., Kissler, S., Kucharski, A. J., &amp; Spurgin, L. G. (2020). Using a real-world network to model localized COVID-19 control strategies. </w:t>
      </w:r>
      <w:r w:rsidR="00EA6CD3" w:rsidRPr="00EA6CD3">
        <w:rPr>
          <w:i/>
          <w:iCs/>
          <w:sz w:val="22"/>
          <w:szCs w:val="22"/>
        </w:rPr>
        <w:t>Nature Medicine</w:t>
      </w:r>
      <w:r w:rsidR="00EA6CD3" w:rsidRPr="00EA6CD3">
        <w:rPr>
          <w:sz w:val="22"/>
          <w:szCs w:val="22"/>
        </w:rPr>
        <w:t>, 26(10), 1616–1622. https://doi.org/10.1038/s41591-020-1036-8</w:t>
      </w:r>
    </w:p>
    <w:p w14:paraId="4280A5AE" w14:textId="27C3CFAB" w:rsidR="00EA6CD3" w:rsidRDefault="00EA6CD3" w:rsidP="0082735F">
      <w:pPr>
        <w:pStyle w:val="EndNoteBibliography"/>
        <w:ind w:left="360" w:hanging="360"/>
        <w:rPr>
          <w:sz w:val="22"/>
          <w:szCs w:val="22"/>
        </w:rPr>
      </w:pPr>
      <w:r>
        <w:rPr>
          <w:sz w:val="22"/>
          <w:szCs w:val="22"/>
        </w:rPr>
        <w:t xml:space="preserve">3. </w:t>
      </w:r>
      <w:r>
        <w:rPr>
          <w:sz w:val="22"/>
          <w:szCs w:val="22"/>
        </w:rPr>
        <w:tab/>
      </w:r>
      <w:r w:rsidR="00D45B60" w:rsidRPr="00D45B60">
        <w:rPr>
          <w:sz w:val="22"/>
          <w:szCs w:val="22"/>
        </w:rPr>
        <w:t>Graph generators — NetworkX 3.3 documentation. (n.d.).</w:t>
      </w:r>
      <w:r w:rsidR="00D45B60">
        <w:rPr>
          <w:sz w:val="22"/>
          <w:szCs w:val="22"/>
        </w:rPr>
        <w:t xml:space="preserve"> </w:t>
      </w:r>
      <w:r w:rsidR="00D45B60" w:rsidRPr="00C806DF">
        <w:rPr>
          <w:i/>
          <w:sz w:val="22"/>
          <w:szCs w:val="22"/>
        </w:rPr>
        <w:t>Networkx.org</w:t>
      </w:r>
      <w:r w:rsidR="00D45B60" w:rsidRPr="00D45B60">
        <w:rPr>
          <w:sz w:val="22"/>
          <w:szCs w:val="22"/>
        </w:rPr>
        <w:t>. https://networkx.org/documentation/stable/reference/generators.html</w:t>
      </w:r>
    </w:p>
    <w:p w14:paraId="67A0EBD0" w14:textId="6A3C6BC0" w:rsidR="00D45B60" w:rsidRDefault="00D45B60" w:rsidP="0082735F">
      <w:pPr>
        <w:pStyle w:val="EndNoteBibliography"/>
        <w:ind w:left="360" w:hanging="360"/>
        <w:rPr>
          <w:sz w:val="22"/>
          <w:szCs w:val="22"/>
        </w:rPr>
      </w:pPr>
      <w:r>
        <w:rPr>
          <w:sz w:val="22"/>
          <w:szCs w:val="22"/>
        </w:rPr>
        <w:t>4.</w:t>
      </w:r>
      <w:r>
        <w:rPr>
          <w:sz w:val="22"/>
          <w:szCs w:val="22"/>
        </w:rPr>
        <w:tab/>
      </w:r>
      <w:r w:rsidR="00C806DF" w:rsidRPr="00C806DF">
        <w:rPr>
          <w:sz w:val="22"/>
          <w:szCs w:val="22"/>
        </w:rPr>
        <w:t xml:space="preserve">Hou, C., Chen, J., Zhou, Y., Hua, L., Yuan, J., He, S., Guo, Y., Zhang, S., Jia, Q., Zhao, C., Zhang, J., Xu, G., &amp; Jia, E. (2020). The effectiveness of quarantine of Wuhan city against the Corona Virus Disease 2019 (COVID‐19): A well‐mixed SEIR model analysis. </w:t>
      </w:r>
      <w:r w:rsidR="00C806DF" w:rsidRPr="00C806DF">
        <w:rPr>
          <w:i/>
          <w:iCs/>
          <w:sz w:val="22"/>
          <w:szCs w:val="22"/>
        </w:rPr>
        <w:t>Journal of Medical Virology</w:t>
      </w:r>
      <w:r w:rsidR="00C806DF" w:rsidRPr="00C806DF">
        <w:rPr>
          <w:sz w:val="22"/>
          <w:szCs w:val="22"/>
        </w:rPr>
        <w:t>, 92(7), 841–848. https://doi.org/10.1002/jmv.25827</w:t>
      </w:r>
    </w:p>
    <w:p w14:paraId="35393B88" w14:textId="64D9DAFD" w:rsidR="00C806DF" w:rsidRDefault="00C806DF" w:rsidP="0082735F">
      <w:pPr>
        <w:pStyle w:val="EndNoteBibliography"/>
        <w:ind w:left="360" w:hanging="360"/>
        <w:rPr>
          <w:sz w:val="22"/>
          <w:szCs w:val="22"/>
        </w:rPr>
      </w:pPr>
      <w:r>
        <w:rPr>
          <w:sz w:val="22"/>
          <w:szCs w:val="22"/>
        </w:rPr>
        <w:t>5.</w:t>
      </w:r>
      <w:r>
        <w:rPr>
          <w:sz w:val="22"/>
          <w:szCs w:val="22"/>
        </w:rPr>
        <w:tab/>
      </w:r>
      <w:r w:rsidR="004348E5" w:rsidRPr="004348E5">
        <w:rPr>
          <w:sz w:val="22"/>
          <w:szCs w:val="22"/>
        </w:rPr>
        <w:t xml:space="preserve">Li, Q., Guan, X., Wu, P., Wang, X., Zhou, L., Tong, Y., Ren, R., Leung, K. S. M., Lau, E. H. Y., Wong, J. Y., Xing, X., Xiang, N., Wu, Y., Li, C., Chen, Q., Li, D., Liu, T., Zhao, J., Li, M., &amp; Tu, W. (2020). Early Transmission Dynamics in Wuhan, China, of Novel Coronavirus-Infected Pneumonia. </w:t>
      </w:r>
      <w:r w:rsidR="004348E5" w:rsidRPr="004348E5">
        <w:rPr>
          <w:i/>
          <w:iCs/>
          <w:sz w:val="22"/>
          <w:szCs w:val="22"/>
        </w:rPr>
        <w:t>The New England</w:t>
      </w:r>
      <w:r w:rsidR="004348E5" w:rsidRPr="004348E5">
        <w:rPr>
          <w:sz w:val="22"/>
          <w:szCs w:val="22"/>
        </w:rPr>
        <w:t xml:space="preserve"> </w:t>
      </w:r>
      <w:r w:rsidR="004348E5" w:rsidRPr="004348E5">
        <w:rPr>
          <w:i/>
          <w:iCs/>
          <w:sz w:val="22"/>
          <w:szCs w:val="22"/>
        </w:rPr>
        <w:t>Journal of Medicine</w:t>
      </w:r>
      <w:r w:rsidR="004348E5" w:rsidRPr="004348E5">
        <w:rPr>
          <w:sz w:val="22"/>
          <w:szCs w:val="22"/>
        </w:rPr>
        <w:t>, 382(13), 1199–1207. https://doi.org/10.1056/NEJMoa2001316</w:t>
      </w:r>
    </w:p>
    <w:p w14:paraId="241DB867" w14:textId="613F9985" w:rsidR="004348E5" w:rsidRDefault="004348E5" w:rsidP="0082735F">
      <w:pPr>
        <w:pStyle w:val="EndNoteBibliography"/>
        <w:ind w:left="360" w:hanging="360"/>
        <w:rPr>
          <w:sz w:val="22"/>
          <w:szCs w:val="22"/>
        </w:rPr>
      </w:pPr>
      <w:r>
        <w:rPr>
          <w:sz w:val="22"/>
          <w:szCs w:val="22"/>
        </w:rPr>
        <w:t>6.</w:t>
      </w:r>
      <w:r>
        <w:rPr>
          <w:sz w:val="22"/>
          <w:szCs w:val="22"/>
        </w:rPr>
        <w:tab/>
      </w:r>
      <w:r w:rsidR="00177AB2" w:rsidRPr="00177AB2">
        <w:rPr>
          <w:sz w:val="22"/>
          <w:szCs w:val="22"/>
        </w:rPr>
        <w:t xml:space="preserve">‌OSTI, (2026). Synthetic Generators to Simulate Social Network. </w:t>
      </w:r>
      <w:r w:rsidR="00177AB2" w:rsidRPr="00177AB2">
        <w:rPr>
          <w:i/>
          <w:iCs/>
          <w:sz w:val="22"/>
          <w:szCs w:val="22"/>
        </w:rPr>
        <w:t>Osti.gov</w:t>
      </w:r>
      <w:r w:rsidR="00177AB2" w:rsidRPr="00177AB2">
        <w:rPr>
          <w:sz w:val="22"/>
          <w:szCs w:val="22"/>
        </w:rPr>
        <w:t>. https://www.osti.gov/servlets/purl/1242056</w:t>
      </w:r>
    </w:p>
    <w:p w14:paraId="4ED3BC8C" w14:textId="43FEC635" w:rsidR="00177AB2" w:rsidRDefault="00177AB2" w:rsidP="0082735F">
      <w:pPr>
        <w:pStyle w:val="EndNoteBibliography"/>
        <w:ind w:left="360" w:hanging="360"/>
        <w:rPr>
          <w:sz w:val="22"/>
          <w:szCs w:val="22"/>
        </w:rPr>
      </w:pPr>
      <w:r>
        <w:rPr>
          <w:sz w:val="22"/>
          <w:szCs w:val="22"/>
        </w:rPr>
        <w:t>7.</w:t>
      </w:r>
      <w:r>
        <w:rPr>
          <w:sz w:val="22"/>
          <w:szCs w:val="22"/>
        </w:rPr>
        <w:tab/>
      </w:r>
      <w:r w:rsidR="003E177A" w:rsidRPr="003E177A">
        <w:rPr>
          <w:sz w:val="22"/>
          <w:szCs w:val="22"/>
        </w:rPr>
        <w:t xml:space="preserve">‌Rǎdulescu, A., Williams, C., &amp; Cavanagh, K. (2020). Management strategies in a SEIR-type model of COVID 19 community spread. </w:t>
      </w:r>
      <w:r w:rsidR="003E177A" w:rsidRPr="003E177A">
        <w:rPr>
          <w:i/>
          <w:iCs/>
          <w:sz w:val="22"/>
          <w:szCs w:val="22"/>
        </w:rPr>
        <w:t>Scientific Reports</w:t>
      </w:r>
      <w:r w:rsidR="003E177A" w:rsidRPr="003E177A">
        <w:rPr>
          <w:sz w:val="22"/>
          <w:szCs w:val="22"/>
        </w:rPr>
        <w:t>, 10(1). https://doi.org/10.1038/s41598-020-77628-4</w:t>
      </w:r>
    </w:p>
    <w:p w14:paraId="3E95983B" w14:textId="6FB967B2" w:rsidR="003E177A" w:rsidRDefault="003E177A" w:rsidP="0082735F">
      <w:pPr>
        <w:pStyle w:val="EndNoteBibliography"/>
        <w:ind w:left="360" w:hanging="360"/>
        <w:rPr>
          <w:sz w:val="22"/>
          <w:szCs w:val="22"/>
        </w:rPr>
      </w:pPr>
      <w:r>
        <w:rPr>
          <w:sz w:val="22"/>
          <w:szCs w:val="22"/>
        </w:rPr>
        <w:t>8.</w:t>
      </w:r>
      <w:r>
        <w:rPr>
          <w:sz w:val="22"/>
          <w:szCs w:val="22"/>
        </w:rPr>
        <w:tab/>
      </w:r>
      <w:r w:rsidR="00F474E8" w:rsidRPr="00F474E8">
        <w:rPr>
          <w:sz w:val="22"/>
          <w:szCs w:val="22"/>
        </w:rPr>
        <w:t xml:space="preserve">skissler. (2025). GitHub - </w:t>
      </w:r>
      <w:r w:rsidR="00F474E8" w:rsidRPr="00F474E8">
        <w:rPr>
          <w:i/>
          <w:iCs/>
          <w:sz w:val="22"/>
          <w:szCs w:val="22"/>
        </w:rPr>
        <w:t>skissler/haslemere: Supplemental information and data for the manuscript “Sparking ‘The BBC Four Pandemic’: Leveraging citizen science and mobile phones to model the spread</w:t>
      </w:r>
      <w:r w:rsidR="00F474E8" w:rsidRPr="00F474E8">
        <w:rPr>
          <w:sz w:val="22"/>
          <w:szCs w:val="22"/>
        </w:rPr>
        <w:t xml:space="preserve"> </w:t>
      </w:r>
      <w:r w:rsidR="00F474E8" w:rsidRPr="00F474E8">
        <w:rPr>
          <w:i/>
          <w:iCs/>
          <w:sz w:val="22"/>
          <w:szCs w:val="22"/>
        </w:rPr>
        <w:t>of disease.”</w:t>
      </w:r>
      <w:r w:rsidR="00F474E8" w:rsidRPr="00F474E8">
        <w:rPr>
          <w:sz w:val="22"/>
          <w:szCs w:val="22"/>
        </w:rPr>
        <w:t xml:space="preserve"> GitHub. https://github.com/skissler/haslemere</w:t>
      </w:r>
    </w:p>
    <w:p w14:paraId="4276DE85" w14:textId="2A82C17D" w:rsidR="00F474E8" w:rsidRDefault="00F474E8" w:rsidP="0082735F">
      <w:pPr>
        <w:pStyle w:val="EndNoteBibliography"/>
        <w:ind w:left="360" w:hanging="360"/>
        <w:rPr>
          <w:sz w:val="22"/>
          <w:szCs w:val="22"/>
        </w:rPr>
      </w:pPr>
      <w:r>
        <w:rPr>
          <w:sz w:val="22"/>
          <w:szCs w:val="22"/>
        </w:rPr>
        <w:t>9.</w:t>
      </w:r>
      <w:r>
        <w:rPr>
          <w:sz w:val="22"/>
          <w:szCs w:val="22"/>
        </w:rPr>
        <w:tab/>
      </w:r>
      <w:r w:rsidR="005A7644" w:rsidRPr="005A7644">
        <w:rPr>
          <w:sz w:val="22"/>
          <w:szCs w:val="22"/>
        </w:rPr>
        <w:t xml:space="preserve">Walsh, K. A., Spillane, S., Comber, L., Cardwell, K., Harrington, P., Connell, J., Teljeur, C., Broderick, N., de Gascun, C. F., Smith, S. M., Ryan, M., &amp; O’Neill, M. (2020). The duration of infectiousness of individuals infected with SARS-CoV-2. </w:t>
      </w:r>
      <w:r w:rsidR="005A7644" w:rsidRPr="005A7644">
        <w:rPr>
          <w:i/>
          <w:iCs/>
          <w:sz w:val="22"/>
          <w:szCs w:val="22"/>
        </w:rPr>
        <w:t>Journal of</w:t>
      </w:r>
      <w:r w:rsidR="005A7644" w:rsidRPr="005A7644">
        <w:rPr>
          <w:sz w:val="22"/>
          <w:szCs w:val="22"/>
        </w:rPr>
        <w:t xml:space="preserve"> </w:t>
      </w:r>
      <w:r w:rsidR="005A7644" w:rsidRPr="005A7644">
        <w:rPr>
          <w:i/>
          <w:iCs/>
          <w:sz w:val="22"/>
          <w:szCs w:val="22"/>
        </w:rPr>
        <w:lastRenderedPageBreak/>
        <w:t>Infection</w:t>
      </w:r>
      <w:r w:rsidR="005A7644" w:rsidRPr="005A7644">
        <w:rPr>
          <w:sz w:val="22"/>
          <w:szCs w:val="22"/>
        </w:rPr>
        <w:t>, 81(6), 847–856. https://doi.org/10.1016/j.jinf.2020.10.009</w:t>
      </w:r>
    </w:p>
    <w:p w14:paraId="71DFCE74" w14:textId="77777777" w:rsidR="005C1DB7" w:rsidRPr="00A603B9" w:rsidRDefault="005C1DB7" w:rsidP="00BC2644">
      <w:pPr>
        <w:pStyle w:val="EndNoteBibliography"/>
        <w:ind w:left="360" w:hanging="360"/>
        <w:rPr>
          <w:sz w:val="22"/>
          <w:szCs w:val="22"/>
        </w:rPr>
      </w:pPr>
    </w:p>
    <w:p w14:paraId="0A758448" w14:textId="54198819" w:rsidR="00D45D7C" w:rsidRDefault="00D45D7C" w:rsidP="00BC2644">
      <w:pPr>
        <w:pStyle w:val="EndNoteBibliography"/>
        <w:ind w:left="360" w:hanging="360"/>
        <w:rPr>
          <w:sz w:val="22"/>
          <w:szCs w:val="22"/>
        </w:rPr>
      </w:pPr>
    </w:p>
    <w:p w14:paraId="175BD7FE" w14:textId="6164C3E7" w:rsidR="0051717C" w:rsidRPr="0051717C" w:rsidRDefault="0051717C" w:rsidP="0051717C">
      <w:pPr>
        <w:pStyle w:val="EndNoteBibliography"/>
        <w:ind w:left="360" w:hanging="360"/>
        <w:rPr>
          <w:sz w:val="22"/>
          <w:szCs w:val="22"/>
        </w:rPr>
      </w:pPr>
    </w:p>
    <w:p w14:paraId="643EE229" w14:textId="76F6AB62" w:rsidR="00D45D7C" w:rsidRPr="00A603B9" w:rsidRDefault="00D45D7C" w:rsidP="00BC2644">
      <w:pPr>
        <w:pStyle w:val="EndNoteBibliography"/>
        <w:ind w:left="360" w:hanging="360"/>
        <w:rPr>
          <w:sz w:val="22"/>
          <w:szCs w:val="22"/>
        </w:rPr>
      </w:pPr>
    </w:p>
    <w:p w14:paraId="11C68B72" w14:textId="466A350D" w:rsidR="005D70B8" w:rsidRPr="005D70B8" w:rsidRDefault="00B13A8D" w:rsidP="005D70B8">
      <w:pPr>
        <w:pStyle w:val="ParaNoInd"/>
        <w:spacing w:line="180" w:lineRule="exact"/>
        <w:rPr>
          <w:sz w:val="22"/>
          <w:szCs w:val="22"/>
        </w:rPr>
      </w:pPr>
      <w:r w:rsidRPr="00A603B9">
        <w:rPr>
          <w:sz w:val="22"/>
          <w:szCs w:val="22"/>
        </w:rPr>
        <w:fldChar w:fldCharType="end"/>
      </w:r>
      <w:r w:rsidR="005D70B8" w:rsidRPr="005D70B8">
        <w:rPr>
          <w:rFonts w:eastAsia="Times New Roman"/>
          <w:b/>
          <w:i/>
          <w:sz w:val="24"/>
        </w:rPr>
        <w:t xml:space="preserve"> </w:t>
      </w:r>
    </w:p>
    <w:p w14:paraId="3FABB5E5" w14:textId="35F1A0E1" w:rsidR="00B7282B" w:rsidRDefault="00B7282B" w:rsidP="005C1DB7">
      <w:pPr>
        <w:pStyle w:val="ParaNoInd"/>
        <w:spacing w:line="180" w:lineRule="exact"/>
        <w:rPr>
          <w:sz w:val="22"/>
          <w:szCs w:val="22"/>
        </w:rPr>
      </w:pPr>
    </w:p>
    <w:p w14:paraId="14AD1EA7" w14:textId="77777777" w:rsidR="005D70B8" w:rsidRDefault="005D70B8" w:rsidP="005C1DB7">
      <w:pPr>
        <w:pStyle w:val="ParaNoInd"/>
        <w:spacing w:line="180" w:lineRule="exact"/>
        <w:rPr>
          <w:sz w:val="22"/>
          <w:szCs w:val="22"/>
        </w:rPr>
      </w:pPr>
    </w:p>
    <w:p w14:paraId="00192A3C" w14:textId="77777777" w:rsidR="005D70B8" w:rsidRDefault="005D70B8" w:rsidP="005C1DB7">
      <w:pPr>
        <w:pStyle w:val="ParaNoInd"/>
        <w:spacing w:line="180" w:lineRule="exact"/>
        <w:rPr>
          <w:sz w:val="22"/>
          <w:szCs w:val="22"/>
        </w:rPr>
      </w:pPr>
    </w:p>
    <w:p w14:paraId="29C301EE" w14:textId="77777777" w:rsidR="005D70B8" w:rsidRDefault="005D70B8" w:rsidP="005C1DB7">
      <w:pPr>
        <w:pStyle w:val="ParaNoInd"/>
        <w:spacing w:line="180" w:lineRule="exact"/>
        <w:rPr>
          <w:sz w:val="22"/>
          <w:szCs w:val="22"/>
        </w:rPr>
      </w:pPr>
    </w:p>
    <w:p w14:paraId="2DC7B410" w14:textId="7C20F25D" w:rsidR="005D70B8" w:rsidRDefault="005D70B8" w:rsidP="005C1DB7">
      <w:pPr>
        <w:pStyle w:val="ParaNoInd"/>
        <w:spacing w:line="180" w:lineRule="exact"/>
        <w:rPr>
          <w:sz w:val="22"/>
          <w:szCs w:val="22"/>
        </w:rPr>
      </w:pPr>
    </w:p>
    <w:p w14:paraId="5F5B5F1E" w14:textId="113B09A0" w:rsidR="005D70B8" w:rsidRDefault="005D70B8" w:rsidP="005C1DB7">
      <w:pPr>
        <w:pStyle w:val="ParaNoInd"/>
        <w:spacing w:line="180" w:lineRule="exact"/>
        <w:rPr>
          <w:sz w:val="22"/>
          <w:szCs w:val="22"/>
        </w:rPr>
      </w:pPr>
    </w:p>
    <w:p w14:paraId="38F0AD20" w14:textId="6BB26A87" w:rsidR="005D70B8" w:rsidRDefault="005D70B8" w:rsidP="005C1DB7">
      <w:pPr>
        <w:pStyle w:val="ParaNoInd"/>
        <w:spacing w:line="180" w:lineRule="exact"/>
        <w:rPr>
          <w:sz w:val="22"/>
          <w:szCs w:val="22"/>
        </w:rPr>
      </w:pPr>
    </w:p>
    <w:p w14:paraId="05BF3807" w14:textId="68B2ACF9" w:rsidR="005D70B8" w:rsidRDefault="005D70B8" w:rsidP="005C1DB7">
      <w:pPr>
        <w:pStyle w:val="ParaNoInd"/>
        <w:spacing w:line="180" w:lineRule="exact"/>
        <w:rPr>
          <w:sz w:val="22"/>
          <w:szCs w:val="22"/>
        </w:rPr>
      </w:pPr>
    </w:p>
    <w:p w14:paraId="7254BA7C" w14:textId="4A6AACC0" w:rsidR="005D70B8" w:rsidRDefault="005D70B8" w:rsidP="005C1DB7">
      <w:pPr>
        <w:pStyle w:val="ParaNoInd"/>
        <w:spacing w:line="180" w:lineRule="exact"/>
        <w:rPr>
          <w:sz w:val="22"/>
          <w:szCs w:val="22"/>
        </w:rPr>
      </w:pPr>
    </w:p>
    <w:p w14:paraId="3ACDF34B" w14:textId="249C3499" w:rsidR="005D70B8" w:rsidRDefault="005D70B8" w:rsidP="005C1DB7">
      <w:pPr>
        <w:pStyle w:val="ParaNoInd"/>
        <w:spacing w:line="180" w:lineRule="exact"/>
        <w:rPr>
          <w:sz w:val="22"/>
          <w:szCs w:val="22"/>
        </w:rPr>
      </w:pPr>
    </w:p>
    <w:p w14:paraId="0C4998AD" w14:textId="5B5D483A" w:rsidR="005D70B8" w:rsidRDefault="005D70B8" w:rsidP="005C1DB7">
      <w:pPr>
        <w:pStyle w:val="ParaNoInd"/>
        <w:spacing w:line="180" w:lineRule="exact"/>
        <w:rPr>
          <w:sz w:val="22"/>
          <w:szCs w:val="22"/>
        </w:rPr>
      </w:pPr>
    </w:p>
    <w:p w14:paraId="160FE345" w14:textId="10032D31" w:rsidR="005D70B8" w:rsidRDefault="005D70B8" w:rsidP="005C1DB7">
      <w:pPr>
        <w:pStyle w:val="ParaNoInd"/>
        <w:spacing w:line="180" w:lineRule="exact"/>
        <w:rPr>
          <w:sz w:val="22"/>
          <w:szCs w:val="22"/>
        </w:rPr>
      </w:pPr>
    </w:p>
    <w:p w14:paraId="47154E4A" w14:textId="77777777" w:rsidR="005D70B8" w:rsidRDefault="005D70B8" w:rsidP="005C1DB7">
      <w:pPr>
        <w:pStyle w:val="ParaNoInd"/>
        <w:spacing w:line="180" w:lineRule="exact"/>
        <w:rPr>
          <w:sz w:val="22"/>
          <w:szCs w:val="22"/>
        </w:rPr>
      </w:pPr>
    </w:p>
    <w:p w14:paraId="3E1869E1" w14:textId="77777777" w:rsidR="005D70B8" w:rsidRDefault="005D70B8" w:rsidP="005C1DB7">
      <w:pPr>
        <w:pStyle w:val="ParaNoInd"/>
        <w:spacing w:line="180" w:lineRule="exact"/>
        <w:rPr>
          <w:sz w:val="22"/>
          <w:szCs w:val="22"/>
        </w:rPr>
      </w:pPr>
    </w:p>
    <w:p w14:paraId="7F8B7CBB" w14:textId="77777777" w:rsidR="005D70B8" w:rsidRDefault="005D70B8" w:rsidP="005C1DB7">
      <w:pPr>
        <w:pStyle w:val="ParaNoInd"/>
        <w:spacing w:line="180" w:lineRule="exact"/>
        <w:rPr>
          <w:sz w:val="22"/>
          <w:szCs w:val="22"/>
        </w:rPr>
      </w:pPr>
    </w:p>
    <w:p w14:paraId="6E183219" w14:textId="77777777" w:rsidR="005D70B8" w:rsidRDefault="005D70B8" w:rsidP="005C1DB7">
      <w:pPr>
        <w:pStyle w:val="ParaNoInd"/>
        <w:spacing w:line="180" w:lineRule="exact"/>
        <w:rPr>
          <w:sz w:val="22"/>
          <w:szCs w:val="22"/>
        </w:rPr>
      </w:pPr>
    </w:p>
    <w:p w14:paraId="1BBBE93A" w14:textId="77777777" w:rsidR="005D70B8" w:rsidRDefault="005D70B8" w:rsidP="005C1DB7">
      <w:pPr>
        <w:pStyle w:val="ParaNoInd"/>
        <w:spacing w:line="180" w:lineRule="exact"/>
        <w:rPr>
          <w:sz w:val="22"/>
          <w:szCs w:val="22"/>
        </w:rPr>
      </w:pPr>
    </w:p>
    <w:p w14:paraId="0E5ABCAC" w14:textId="65336AD1" w:rsidR="005D70B8" w:rsidRDefault="005D70B8" w:rsidP="005C1DB7">
      <w:pPr>
        <w:pStyle w:val="ParaNoInd"/>
        <w:spacing w:line="180" w:lineRule="exact"/>
        <w:rPr>
          <w:sz w:val="22"/>
          <w:szCs w:val="22"/>
        </w:rPr>
      </w:pPr>
    </w:p>
    <w:p w14:paraId="703825B7" w14:textId="3E9B38F1" w:rsidR="005D70B8" w:rsidRDefault="005D70B8" w:rsidP="005C1DB7">
      <w:pPr>
        <w:pStyle w:val="ParaNoInd"/>
        <w:spacing w:line="180" w:lineRule="exact"/>
        <w:rPr>
          <w:sz w:val="22"/>
          <w:szCs w:val="22"/>
        </w:rPr>
      </w:pPr>
    </w:p>
    <w:p w14:paraId="09AF01F5" w14:textId="41FDDEC2" w:rsidR="00B7282B" w:rsidRPr="00A603B9" w:rsidRDefault="00546008" w:rsidP="005C1DB7">
      <w:pPr>
        <w:pStyle w:val="ParaNoInd"/>
        <w:spacing w:line="180" w:lineRule="exact"/>
        <w:rPr>
          <w:sz w:val="22"/>
          <w:szCs w:val="22"/>
        </w:rPr>
      </w:pPr>
      <w:r w:rsidRPr="00546008">
        <w:rPr>
          <w:noProof/>
          <w:sz w:val="22"/>
          <w:szCs w:val="22"/>
        </w:rPr>
        <w:drawing>
          <wp:inline distT="0" distB="0" distL="0" distR="0" wp14:anchorId="54088739" wp14:editId="5E2BFB15">
            <wp:extent cx="3257550" cy="4592955"/>
            <wp:effectExtent l="0" t="0" r="0" b="0"/>
            <wp:docPr id="19097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5650" name=""/>
                    <pic:cNvPicPr/>
                  </pic:nvPicPr>
                  <pic:blipFill>
                    <a:blip r:embed="rId23"/>
                    <a:stretch>
                      <a:fillRect/>
                    </a:stretch>
                  </pic:blipFill>
                  <pic:spPr>
                    <a:xfrm>
                      <a:off x="0" y="0"/>
                      <a:ext cx="3257550" cy="4592955"/>
                    </a:xfrm>
                    <a:prstGeom prst="rect">
                      <a:avLst/>
                    </a:prstGeom>
                  </pic:spPr>
                </pic:pic>
              </a:graphicData>
            </a:graphic>
          </wp:inline>
        </w:drawing>
      </w:r>
    </w:p>
    <w:sectPr w:rsidR="00B7282B" w:rsidRPr="00A603B9" w:rsidSect="00343D5F">
      <w:headerReference w:type="even" r:id="rId24"/>
      <w:type w:val="continuous"/>
      <w:pgSz w:w="12240" w:h="15840" w:code="1"/>
      <w:pgMar w:top="1378" w:right="810" w:bottom="1474" w:left="810" w:header="703" w:footer="834" w:gutter="0"/>
      <w:cols w:num="2" w:space="36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acan,Ahmet" w:date="2026-06-16T11:30:00Z" w:initials="AS">
    <w:p w14:paraId="52516FBA" w14:textId="77777777" w:rsidR="00787FCE" w:rsidRDefault="00787FCE" w:rsidP="00787FCE">
      <w:pPr>
        <w:pStyle w:val="CommentText"/>
        <w:jc w:val="left"/>
      </w:pPr>
      <w:r>
        <w:rPr>
          <w:rStyle w:val="CommentReference"/>
        </w:rPr>
        <w:annotationRef/>
      </w:r>
      <w:r>
        <w:t>Cross-reference Figure 1 here.</w:t>
      </w:r>
    </w:p>
  </w:comment>
  <w:comment w:id="7" w:author="Sacan,Ahmet" w:date="2026-06-16T11:37:00Z" w:initials="AS">
    <w:p w14:paraId="2493667A" w14:textId="77777777" w:rsidR="00A50DCF" w:rsidRDefault="00A50DCF" w:rsidP="00A50DCF">
      <w:pPr>
        <w:pStyle w:val="CommentText"/>
        <w:jc w:val="left"/>
      </w:pPr>
      <w:r>
        <w:rPr>
          <w:rStyle w:val="CommentReference"/>
        </w:rPr>
        <w:annotationRef/>
      </w:r>
      <w:r>
        <w:t>Formatting this as an equation makes it less confusing.</w:t>
      </w:r>
    </w:p>
  </w:comment>
  <w:comment w:id="8" w:author="Sacan,Ahmet" w:date="2026-06-16T13:06:00Z" w:initials="AS">
    <w:p w14:paraId="1B65AAD7" w14:textId="77777777" w:rsidR="00DB6C75" w:rsidRDefault="00DB6C75" w:rsidP="00DB6C75">
      <w:pPr>
        <w:pStyle w:val="CommentText"/>
        <w:jc w:val="left"/>
      </w:pPr>
      <w:r>
        <w:rPr>
          <w:rStyle w:val="CommentReference"/>
        </w:rPr>
        <w:annotationRef/>
      </w:r>
      <w:r>
        <w:t>Use automatic cross-references.</w:t>
      </w:r>
    </w:p>
  </w:comment>
  <w:comment w:id="9" w:author="Sacan,Ahmet" w:date="2026-06-16T13:10:00Z" w:initials="AS">
    <w:p w14:paraId="6CEE8644" w14:textId="77777777" w:rsidR="00DB6C75" w:rsidRDefault="00DB6C75" w:rsidP="00DB6C75">
      <w:pPr>
        <w:pStyle w:val="CommentText"/>
        <w:jc w:val="left"/>
      </w:pPr>
      <w:r>
        <w:rPr>
          <w:rStyle w:val="CommentReference"/>
        </w:rPr>
        <w:annotationRef/>
      </w:r>
      <w:r>
        <w:t>This can be quantified by relating the regions of largest changes in the time course graphs to the connectivity of the new individuals being infected and recovered. E.g., is a high-degree individual being infected around Day 18?</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516FBA" w15:done="0"/>
  <w15:commentEx w15:paraId="2493667A" w15:done="0"/>
  <w15:commentEx w15:paraId="1B65AAD7" w15:done="0"/>
  <w15:commentEx w15:paraId="6CEE86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EA3F13" w16cex:dateUtc="2026-06-16T15:30:00Z"/>
  <w16cex:commentExtensible w16cex:durableId="772E9C23" w16cex:dateUtc="2026-06-16T15:37:00Z"/>
  <w16cex:commentExtensible w16cex:durableId="4CA1ED46" w16cex:dateUtc="2026-06-16T17:06:00Z"/>
  <w16cex:commentExtensible w16cex:durableId="3373AB15" w16cex:dateUtc="2026-06-16T17: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516FBA" w16cid:durableId="28EA3F13"/>
  <w16cid:commentId w16cid:paraId="2493667A" w16cid:durableId="772E9C23"/>
  <w16cid:commentId w16cid:paraId="1B65AAD7" w16cid:durableId="4CA1ED46"/>
  <w16cid:commentId w16cid:paraId="6CEE8644" w16cid:durableId="3373AB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79654" w14:textId="77777777" w:rsidR="00857941" w:rsidRDefault="00857941">
      <w:r>
        <w:separator/>
      </w:r>
    </w:p>
  </w:endnote>
  <w:endnote w:type="continuationSeparator" w:id="0">
    <w:p w14:paraId="200EFF6D" w14:textId="77777777" w:rsidR="00857941" w:rsidRDefault="00857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lvetica-Light">
    <w:altName w:val="Times New Roman"/>
    <w:charset w:val="00"/>
    <w:family w:val="swiss"/>
    <w:pitch w:val="variable"/>
    <w:sig w:usb0="800000AF" w:usb1="4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19ED7" w14:textId="77777777" w:rsidR="004D2976" w:rsidRDefault="004D2976">
    <w:pPr>
      <w:pStyle w:val="Footer"/>
    </w:pPr>
    <w:r>
      <w:rPr>
        <w:rFonts w:ascii="Helvetica" w:hAnsi="Helvetica"/>
        <w:b/>
        <w:noProof/>
      </w:rPr>
      <mc:AlternateContent>
        <mc:Choice Requires="wps">
          <w:drawing>
            <wp:anchor distT="0" distB="0" distL="114300" distR="114300" simplePos="0" relativeHeight="251658243" behindDoc="0" locked="1" layoutInCell="1" allowOverlap="0" wp14:anchorId="4D57F2E3" wp14:editId="420DCD79">
              <wp:simplePos x="0" y="0"/>
              <wp:positionH relativeFrom="column">
                <wp:posOffset>0</wp:posOffset>
              </wp:positionH>
              <wp:positionV relativeFrom="page">
                <wp:posOffset>9353550</wp:posOffset>
              </wp:positionV>
              <wp:extent cx="6400800" cy="0"/>
              <wp:effectExtent l="9525" t="9525" r="9525" b="9525"/>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374D93" id="Line 6" o:spid="_x0000_s1026"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736.5pt" to="7in,7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" o:allowoverlap="f" strokeweight=".5pt">
              <w10:wrap anchory="page"/>
              <w10:anchorlock/>
            </v:line>
          </w:pict>
        </mc:Fallback>
      </mc:AlternateContent>
    </w:r>
    <w:r>
      <w:rPr>
        <w:rStyle w:val="PageNumber"/>
      </w:rPr>
      <w:fldChar w:fldCharType="begin"/>
    </w:r>
    <w:r>
      <w:rPr>
        <w:rStyle w:val="PageNumber"/>
      </w:rPr>
      <w:instrText xml:space="preserve"> PAGE </w:instrText>
    </w:r>
    <w:r>
      <w:rPr>
        <w:rStyle w:val="PageNumber"/>
      </w:rPr>
      <w:fldChar w:fldCharType="separate"/>
    </w:r>
    <w:r w:rsidR="0050351E">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F90BC" w14:textId="77777777" w:rsidR="004D2976" w:rsidRDefault="004D2976">
    <w:pPr>
      <w:pStyle w:val="Footer"/>
      <w:jc w:val="right"/>
    </w:pPr>
    <w:r>
      <w:rPr>
        <w:rFonts w:ascii="Helvetica" w:hAnsi="Helvetica"/>
        <w:b/>
        <w:noProof/>
      </w:rPr>
      <mc:AlternateContent>
        <mc:Choice Requires="wps">
          <w:drawing>
            <wp:anchor distT="0" distB="0" distL="114300" distR="114300" simplePos="0" relativeHeight="251658244" behindDoc="0" locked="1" layoutInCell="1" allowOverlap="0" wp14:anchorId="26908116" wp14:editId="10B4F293">
              <wp:simplePos x="0" y="0"/>
              <wp:positionH relativeFrom="column">
                <wp:posOffset>0</wp:posOffset>
              </wp:positionH>
              <wp:positionV relativeFrom="page">
                <wp:posOffset>9354185</wp:posOffset>
              </wp:positionV>
              <wp:extent cx="6400800" cy="0"/>
              <wp:effectExtent l="9525" t="10160" r="9525" b="889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45EC6B" id="Line 7"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736.55pt" to="7in,7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" o:allowoverlap="f" strokeweight=".5pt">
              <w10:wrap anchory="page"/>
              <w10:anchorlock/>
            </v:line>
          </w:pict>
        </mc:Fallback>
      </mc:AlternateContent>
    </w:r>
    <w:r>
      <w:rPr>
        <w:rStyle w:val="PageNumber"/>
      </w:rPr>
      <w:fldChar w:fldCharType="begin"/>
    </w:r>
    <w:r>
      <w:rPr>
        <w:rStyle w:val="PageNumber"/>
      </w:rPr>
      <w:instrText xml:space="preserve"> PAGE </w:instrText>
    </w:r>
    <w:r>
      <w:rPr>
        <w:rStyle w:val="PageNumber"/>
      </w:rPr>
      <w:fldChar w:fldCharType="separate"/>
    </w:r>
    <w:r w:rsidR="00A603B9">
      <w:rPr>
        <w:rStyle w:val="PageNumber"/>
        <w:noProof/>
      </w:rPr>
      <w:t>3</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4B70D" w14:textId="4D9B5965" w:rsidR="004D2976" w:rsidRDefault="004D2976">
    <w:pPr>
      <w:pStyle w:val="Footer"/>
    </w:pPr>
    <w:r>
      <w:rPr>
        <w:noProof/>
        <w:sz w:val="20"/>
      </w:rPr>
      <mc:AlternateContent>
        <mc:Choice Requires="wps">
          <w:drawing>
            <wp:anchor distT="0" distB="0" distL="114300" distR="114300" simplePos="0" relativeHeight="251658242" behindDoc="0" locked="1" layoutInCell="1" allowOverlap="0" wp14:anchorId="08CAB31E" wp14:editId="634644D6">
              <wp:simplePos x="0" y="0"/>
              <wp:positionH relativeFrom="column">
                <wp:posOffset>0</wp:posOffset>
              </wp:positionH>
              <wp:positionV relativeFrom="page">
                <wp:posOffset>9378315</wp:posOffset>
              </wp:positionV>
              <wp:extent cx="6400800" cy="0"/>
              <wp:effectExtent l="9525" t="15240" r="9525" b="13335"/>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8F2CCF" id="Line 5"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738.45pt" to="7in,7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" o:allowoverlap="f" strokeweight="1pt">
              <w10:wrap anchory="page"/>
              <w10:anchorlock/>
            </v:line>
          </w:pict>
        </mc:Fallback>
      </mc:AlternateContent>
    </w:r>
    <w:r>
      <w:tab/>
    </w:r>
    <w:r>
      <w:rPr>
        <w:rStyle w:val="PageNumber"/>
      </w:rPr>
      <w:fldChar w:fldCharType="begin"/>
    </w:r>
    <w:r>
      <w:rPr>
        <w:rStyle w:val="PageNumber"/>
      </w:rPr>
      <w:instrText xml:space="preserve"> PAGE </w:instrText>
    </w:r>
    <w:r>
      <w:rPr>
        <w:rStyle w:val="PageNumber"/>
      </w:rPr>
      <w:fldChar w:fldCharType="separate"/>
    </w:r>
    <w:r w:rsidR="00827107">
      <w:rPr>
        <w:rStyle w:val="PageNumber"/>
        <w:noProof/>
      </w:rPr>
      <w:t>1</w:t>
    </w:r>
    <w:r>
      <w:rPr>
        <w:rStyle w:val="PageNumber"/>
      </w:rPr>
      <w:fldChar w:fldCharType="end"/>
    </w:r>
  </w:p>
  <w:p w14:paraId="588AD719" w14:textId="77777777" w:rsidR="0033180D" w:rsidRDefault="0033180D"/>
  <w:p w14:paraId="2F639087" w14:textId="77777777" w:rsidR="006E3E2C" w:rsidRDefault="006E3E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2D067" w14:textId="77777777" w:rsidR="00857941" w:rsidRDefault="00857941">
      <w:pPr>
        <w:pStyle w:val="Footer"/>
        <w:tabs>
          <w:tab w:val="clear" w:pos="4320"/>
          <w:tab w:val="left" w:pos="4860"/>
        </w:tabs>
        <w:spacing w:line="200" w:lineRule="exact"/>
        <w:rPr>
          <w:u w:val="single" w:color="000000"/>
        </w:rPr>
      </w:pPr>
      <w:r>
        <w:rPr>
          <w:u w:val="single" w:color="000000"/>
        </w:rPr>
        <w:tab/>
      </w:r>
    </w:p>
  </w:footnote>
  <w:footnote w:type="continuationSeparator" w:id="0">
    <w:p w14:paraId="58B6C2D1" w14:textId="77777777" w:rsidR="00857941" w:rsidRDefault="00857941">
      <w:pPr>
        <w:pStyle w:val="FootnoteText"/>
        <w:rPr>
          <w:szCs w:val="24"/>
        </w:rPr>
      </w:pPr>
      <w:r>
        <w:continuationSeparator/>
      </w:r>
    </w:p>
  </w:footnote>
  <w:footnote w:type="continuationNotice" w:id="1">
    <w:p w14:paraId="5DDCA484" w14:textId="77777777" w:rsidR="00857941" w:rsidRDefault="00857941">
      <w:pPr>
        <w:pStyle w:val="Footer"/>
        <w:spacing w:line="14" w:lineRule="exact"/>
      </w:pPr>
    </w:p>
  </w:footnote>
  <w:footnote w:id="2">
    <w:p w14:paraId="2E603FBC" w14:textId="77A60E5E" w:rsidR="00790F50" w:rsidRDefault="00790F50">
      <w:pPr>
        <w:pStyle w:val="FootnoteText"/>
      </w:pPr>
    </w:p>
  </w:footnote>
  <w:footnote w:id="3">
    <w:p w14:paraId="661B497F" w14:textId="6678C107" w:rsidR="004D2976" w:rsidRDefault="004D2976">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63712" w14:textId="77777777" w:rsidR="004D2976" w:rsidRDefault="004D2976">
    <w:pPr>
      <w:pStyle w:val="Header"/>
    </w:pPr>
    <w:r>
      <w:rPr>
        <w:noProof/>
        <w:sz w:val="20"/>
      </w:rPr>
      <mc:AlternateContent>
        <mc:Choice Requires="wps">
          <w:drawing>
            <wp:anchor distT="0" distB="0" distL="114300" distR="114300" simplePos="0" relativeHeight="251658240" behindDoc="0" locked="1" layoutInCell="1" allowOverlap="0" wp14:anchorId="08B64278" wp14:editId="5320ACBD">
              <wp:simplePos x="0" y="0"/>
              <wp:positionH relativeFrom="column">
                <wp:posOffset>0</wp:posOffset>
              </wp:positionH>
              <wp:positionV relativeFrom="page">
                <wp:posOffset>655320</wp:posOffset>
              </wp:positionV>
              <wp:extent cx="6400800" cy="0"/>
              <wp:effectExtent l="9525" t="7620" r="9525" b="11430"/>
              <wp:wrapNone/>
              <wp:docPr id="6"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B55B0E" id="Line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51.6pt" to="7in,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" o:allowoverlap="f" strokeweight=".5pt">
              <w10:wrap anchory="page"/>
              <w10:anchorlock/>
            </v:line>
          </w:pict>
        </mc:Fallback>
      </mc:AlternateContent>
    </w:r>
    <w:r>
      <w:t>K.Takahashi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C341" w14:textId="77777777" w:rsidR="004D2976" w:rsidRDefault="004D2976" w:rsidP="00F27CE3">
    <w:pPr>
      <w:pStyle w:val="Header"/>
      <w:ind w:right="200"/>
      <w:jc w:val="right"/>
      <w:rPr>
        <w:lang w:eastAsia="zh-CN"/>
      </w:rPr>
    </w:pPr>
    <w:r>
      <w:rPr>
        <w:noProof/>
        <w:sz w:val="20"/>
      </w:rPr>
      <mc:AlternateContent>
        <mc:Choice Requires="wps">
          <w:drawing>
            <wp:anchor distT="0" distB="0" distL="114300" distR="114300" simplePos="0" relativeHeight="251658241" behindDoc="0" locked="1" layoutInCell="1" allowOverlap="0" wp14:anchorId="278FC2E0" wp14:editId="5133DAA6">
              <wp:simplePos x="0" y="0"/>
              <wp:positionH relativeFrom="column">
                <wp:posOffset>0</wp:posOffset>
              </wp:positionH>
              <wp:positionV relativeFrom="page">
                <wp:posOffset>655320</wp:posOffset>
              </wp:positionV>
              <wp:extent cx="6400800" cy="0"/>
              <wp:effectExtent l="9525" t="7620" r="9525" b="1143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87CA4F" id="Line 2"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51.6pt" to="7in,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" o:allowoverlap="f" strokeweight=".5pt">
              <w10:wrap anchory="page"/>
              <w10:anchorlock/>
            </v:line>
          </w:pict>
        </mc:Fallback>
      </mc:AlternateContent>
    </w:r>
    <w:r>
      <w:rPr>
        <w:rFonts w:hint="eastAsia"/>
        <w:lang w:eastAsia="zh-C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D2492" w14:textId="2AB9B16D" w:rsidR="004D2976" w:rsidRDefault="004D2976">
    <w:pPr>
      <w:pStyle w:val="Header"/>
      <w:spacing w:after="0"/>
    </w:pPr>
    <w:r>
      <w:rPr>
        <w:noProof/>
      </w:rPr>
      <mc:AlternateContent>
        <mc:Choice Requires="wps">
          <w:drawing>
            <wp:anchor distT="0" distB="0" distL="114300" distR="114300" simplePos="0" relativeHeight="251658245" behindDoc="0" locked="1" layoutInCell="1" allowOverlap="0" wp14:anchorId="19CBB5C3" wp14:editId="3708C285">
              <wp:simplePos x="0" y="0"/>
              <wp:positionH relativeFrom="column">
                <wp:posOffset>0</wp:posOffset>
              </wp:positionH>
              <wp:positionV relativeFrom="page">
                <wp:posOffset>655320</wp:posOffset>
              </wp:positionV>
              <wp:extent cx="6400800" cy="0"/>
              <wp:effectExtent l="9525" t="7620" r="9525" b="1143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DE84CA" id="Line 8" o:spid="_x0000_s1026"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51.6pt" to="7in,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" o:allowoverlap="f" strokeweight=".5pt">
              <w10:wrap anchory="page"/>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B27A2"/>
    <w:multiLevelType w:val="multilevel"/>
    <w:tmpl w:val="892E409A"/>
    <w:lvl w:ilvl="0">
      <w:start w:val="1"/>
      <w:numFmt w:val="decimal"/>
      <w:isLgl/>
      <w:lvlText w:val="%1.1"/>
      <w:lvlJc w:val="left"/>
      <w:pPr>
        <w:tabs>
          <w:tab w:val="num" w:pos="544"/>
        </w:tabs>
        <w:ind w:left="544" w:hanging="544"/>
      </w:pPr>
      <w:rPr>
        <w:rFonts w:hint="default"/>
      </w:rPr>
    </w:lvl>
    <w:lvl w:ilvl="1">
      <w:start w:val="1"/>
      <w:numFmt w:val="decimal"/>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44F93A6F"/>
    <w:multiLevelType w:val="multilevel"/>
    <w:tmpl w:val="5E58B856"/>
    <w:lvl w:ilvl="0">
      <w:start w:val="1"/>
      <w:numFmt w:val="decimal"/>
      <w:isLgl/>
      <w:lvlText w:val="%1"/>
      <w:lvlJc w:val="left"/>
      <w:pPr>
        <w:tabs>
          <w:tab w:val="num" w:pos="360"/>
        </w:tabs>
        <w:ind w:left="350" w:hanging="35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52AA0ACD"/>
    <w:multiLevelType w:val="hybridMultilevel"/>
    <w:tmpl w:val="08842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806196"/>
    <w:multiLevelType w:val="multilevel"/>
    <w:tmpl w:val="00C85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8312F6"/>
    <w:multiLevelType w:val="hybridMultilevel"/>
    <w:tmpl w:val="5F828634"/>
    <w:lvl w:ilvl="0" w:tplc="E52C5C26">
      <w:start w:val="1"/>
      <w:numFmt w:val="decimal"/>
      <w:pStyle w:val="NumberedList"/>
      <w:lvlText w:val="(%1)"/>
      <w:lvlJc w:val="left"/>
      <w:pPr>
        <w:tabs>
          <w:tab w:val="num" w:pos="720"/>
        </w:tabs>
        <w:ind w:left="720" w:hanging="5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3371086"/>
    <w:multiLevelType w:val="multilevel"/>
    <w:tmpl w:val="5B009628"/>
    <w:lvl w:ilvl="0">
      <w:start w:val="1"/>
      <w:numFmt w:val="decimal"/>
      <w:pStyle w:val="Heading1"/>
      <w:lvlText w:val="%1"/>
      <w:lvlJc w:val="left"/>
      <w:pPr>
        <w:tabs>
          <w:tab w:val="num" w:pos="360"/>
        </w:tabs>
        <w:ind w:left="360" w:hanging="360"/>
      </w:pPr>
      <w:rPr>
        <w:rFonts w:hint="default"/>
      </w:rPr>
    </w:lvl>
    <w:lvl w:ilvl="1">
      <w:start w:val="1"/>
      <w:numFmt w:val="decimal"/>
      <w:pStyle w:val="Heading2"/>
      <w:isLgl/>
      <w:lvlText w:val="%1.%2"/>
      <w:lvlJc w:val="left"/>
      <w:pPr>
        <w:tabs>
          <w:tab w:val="num" w:pos="544"/>
        </w:tabs>
        <w:ind w:left="544" w:hanging="544"/>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6" w15:restartNumberingAfterBreak="0">
    <w:nsid w:val="68AC4A0F"/>
    <w:multiLevelType w:val="multilevel"/>
    <w:tmpl w:val="D346A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690407"/>
    <w:multiLevelType w:val="hybridMultilevel"/>
    <w:tmpl w:val="B364AB5E"/>
    <w:lvl w:ilvl="0" w:tplc="B65EA458">
      <w:start w:val="1"/>
      <w:numFmt w:val="bullet"/>
      <w:pStyle w:val="BulletedList"/>
      <w:lvlText w:val=""/>
      <w:lvlJc w:val="left"/>
      <w:pPr>
        <w:tabs>
          <w:tab w:val="num" w:pos="560"/>
        </w:tabs>
        <w:ind w:left="560" w:hanging="39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BE608D8"/>
    <w:multiLevelType w:val="hybridMultilevel"/>
    <w:tmpl w:val="0896C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8B3801"/>
    <w:multiLevelType w:val="multilevel"/>
    <w:tmpl w:val="DF0096DA"/>
    <w:lvl w:ilvl="0">
      <w:start w:val="1"/>
      <w:numFmt w:val="decimal"/>
      <w:isLgl/>
      <w:lvlText w:val="%1"/>
      <w:lvlJc w:val="left"/>
      <w:pPr>
        <w:tabs>
          <w:tab w:val="num" w:pos="432"/>
        </w:tabs>
        <w:ind w:left="432" w:hanging="432"/>
      </w:pPr>
      <w:rPr>
        <w:rFonts w:hint="default"/>
      </w:rPr>
    </w:lvl>
    <w:lvl w:ilvl="1">
      <w:start w:val="1"/>
      <w:numFmt w:val="decimal"/>
      <w:pStyle w:val="BHead"/>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1800"/>
        </w:tabs>
        <w:ind w:left="1584" w:hanging="1584"/>
      </w:pPr>
      <w:rPr>
        <w:rFonts w:hint="default"/>
      </w:rPr>
    </w:lvl>
  </w:abstractNum>
  <w:num w:numId="1" w16cid:durableId="1416896124">
    <w:abstractNumId w:val="4"/>
  </w:num>
  <w:num w:numId="2" w16cid:durableId="898370299">
    <w:abstractNumId w:val="7"/>
  </w:num>
  <w:num w:numId="3" w16cid:durableId="1887326104">
    <w:abstractNumId w:val="1"/>
  </w:num>
  <w:num w:numId="4" w16cid:durableId="562718181">
    <w:abstractNumId w:val="0"/>
  </w:num>
  <w:num w:numId="5" w16cid:durableId="1224755816">
    <w:abstractNumId w:val="5"/>
  </w:num>
  <w:num w:numId="6" w16cid:durableId="1525484885">
    <w:abstractNumId w:val="5"/>
  </w:num>
  <w:num w:numId="7" w16cid:durableId="152182379">
    <w:abstractNumId w:val="5"/>
  </w:num>
  <w:num w:numId="8" w16cid:durableId="441727928">
    <w:abstractNumId w:val="9"/>
  </w:num>
  <w:num w:numId="9" w16cid:durableId="644315379">
    <w:abstractNumId w:val="5"/>
  </w:num>
  <w:num w:numId="10" w16cid:durableId="223569314">
    <w:abstractNumId w:val="3"/>
  </w:num>
  <w:num w:numId="11" w16cid:durableId="1604150243">
    <w:abstractNumId w:val="6"/>
  </w:num>
  <w:num w:numId="12" w16cid:durableId="1947619646">
    <w:abstractNumId w:val="5"/>
  </w:num>
  <w:num w:numId="13" w16cid:durableId="1902331374">
    <w:abstractNumId w:val="8"/>
  </w:num>
  <w:num w:numId="14" w16cid:durableId="102782750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can,Ahmet">
    <w15:presenceInfo w15:providerId="AD" w15:userId="S::as3344@drexel.edu::465a8add-02ea-4b87-b0ea-6b3119f224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autoHyphenation/>
  <w:doNotHyphenateCaps/>
  <w:evenAndOddHeaders/>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9&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Libraries&gt;"/>
  </w:docVars>
  <w:rsids>
    <w:rsidRoot w:val="00B9433D"/>
    <w:rsid w:val="0000053A"/>
    <w:rsid w:val="00001619"/>
    <w:rsid w:val="00002B0C"/>
    <w:rsid w:val="00003310"/>
    <w:rsid w:val="000034F1"/>
    <w:rsid w:val="000039E6"/>
    <w:rsid w:val="00003F33"/>
    <w:rsid w:val="0000440C"/>
    <w:rsid w:val="000063C4"/>
    <w:rsid w:val="00006D95"/>
    <w:rsid w:val="00007CCA"/>
    <w:rsid w:val="00010FDC"/>
    <w:rsid w:val="00011043"/>
    <w:rsid w:val="0001213C"/>
    <w:rsid w:val="00012ADB"/>
    <w:rsid w:val="00012CFF"/>
    <w:rsid w:val="00012D39"/>
    <w:rsid w:val="00013118"/>
    <w:rsid w:val="00014923"/>
    <w:rsid w:val="000150C4"/>
    <w:rsid w:val="000154E9"/>
    <w:rsid w:val="00015E85"/>
    <w:rsid w:val="000166D6"/>
    <w:rsid w:val="00016887"/>
    <w:rsid w:val="00016F91"/>
    <w:rsid w:val="00017328"/>
    <w:rsid w:val="00017474"/>
    <w:rsid w:val="0001781A"/>
    <w:rsid w:val="0002089F"/>
    <w:rsid w:val="000213D8"/>
    <w:rsid w:val="00021444"/>
    <w:rsid w:val="000228BB"/>
    <w:rsid w:val="00023007"/>
    <w:rsid w:val="00023152"/>
    <w:rsid w:val="00024C0C"/>
    <w:rsid w:val="00024D51"/>
    <w:rsid w:val="00024E0C"/>
    <w:rsid w:val="00025CC0"/>
    <w:rsid w:val="00025E6C"/>
    <w:rsid w:val="000269F7"/>
    <w:rsid w:val="00027069"/>
    <w:rsid w:val="0002728A"/>
    <w:rsid w:val="000274B1"/>
    <w:rsid w:val="0002772B"/>
    <w:rsid w:val="0003024E"/>
    <w:rsid w:val="00030ED9"/>
    <w:rsid w:val="00031A64"/>
    <w:rsid w:val="00031ADE"/>
    <w:rsid w:val="00031DDA"/>
    <w:rsid w:val="0003235F"/>
    <w:rsid w:val="000327D6"/>
    <w:rsid w:val="00032E32"/>
    <w:rsid w:val="000331D1"/>
    <w:rsid w:val="00033A78"/>
    <w:rsid w:val="00033BF6"/>
    <w:rsid w:val="00033D82"/>
    <w:rsid w:val="00033E5B"/>
    <w:rsid w:val="0003418F"/>
    <w:rsid w:val="00034ED5"/>
    <w:rsid w:val="000361F4"/>
    <w:rsid w:val="00036286"/>
    <w:rsid w:val="00036E7C"/>
    <w:rsid w:val="000370C5"/>
    <w:rsid w:val="00037982"/>
    <w:rsid w:val="00037CA3"/>
    <w:rsid w:val="00040881"/>
    <w:rsid w:val="0004292D"/>
    <w:rsid w:val="00043FD0"/>
    <w:rsid w:val="0004436D"/>
    <w:rsid w:val="000446A8"/>
    <w:rsid w:val="000450DB"/>
    <w:rsid w:val="000451B6"/>
    <w:rsid w:val="00045625"/>
    <w:rsid w:val="000458D6"/>
    <w:rsid w:val="00045A9A"/>
    <w:rsid w:val="00045CC7"/>
    <w:rsid w:val="00046040"/>
    <w:rsid w:val="000461B0"/>
    <w:rsid w:val="000463FB"/>
    <w:rsid w:val="0004676D"/>
    <w:rsid w:val="000475BD"/>
    <w:rsid w:val="00047690"/>
    <w:rsid w:val="00047A98"/>
    <w:rsid w:val="00050FF0"/>
    <w:rsid w:val="0005191F"/>
    <w:rsid w:val="000529AA"/>
    <w:rsid w:val="00052B17"/>
    <w:rsid w:val="000537E5"/>
    <w:rsid w:val="0005386A"/>
    <w:rsid w:val="000538C8"/>
    <w:rsid w:val="00053A99"/>
    <w:rsid w:val="00053AD1"/>
    <w:rsid w:val="00053AD6"/>
    <w:rsid w:val="00054C8C"/>
    <w:rsid w:val="000558A4"/>
    <w:rsid w:val="00055970"/>
    <w:rsid w:val="00055A26"/>
    <w:rsid w:val="0005605C"/>
    <w:rsid w:val="0005617A"/>
    <w:rsid w:val="00056867"/>
    <w:rsid w:val="000600BC"/>
    <w:rsid w:val="000600DE"/>
    <w:rsid w:val="0006036A"/>
    <w:rsid w:val="00060445"/>
    <w:rsid w:val="00060C2B"/>
    <w:rsid w:val="00060D81"/>
    <w:rsid w:val="00060F8F"/>
    <w:rsid w:val="0006140C"/>
    <w:rsid w:val="00062175"/>
    <w:rsid w:val="00062D6D"/>
    <w:rsid w:val="0006340C"/>
    <w:rsid w:val="00063415"/>
    <w:rsid w:val="00063621"/>
    <w:rsid w:val="00064193"/>
    <w:rsid w:val="000655FD"/>
    <w:rsid w:val="000656AE"/>
    <w:rsid w:val="00065785"/>
    <w:rsid w:val="00066283"/>
    <w:rsid w:val="000667C1"/>
    <w:rsid w:val="00066A21"/>
    <w:rsid w:val="000671EF"/>
    <w:rsid w:val="000706DD"/>
    <w:rsid w:val="00070DE2"/>
    <w:rsid w:val="0007134F"/>
    <w:rsid w:val="00071A79"/>
    <w:rsid w:val="0007302C"/>
    <w:rsid w:val="00073305"/>
    <w:rsid w:val="000743D7"/>
    <w:rsid w:val="0007441D"/>
    <w:rsid w:val="00074B10"/>
    <w:rsid w:val="000756B8"/>
    <w:rsid w:val="00075B22"/>
    <w:rsid w:val="00075D38"/>
    <w:rsid w:val="00075DE3"/>
    <w:rsid w:val="000760B4"/>
    <w:rsid w:val="00076A44"/>
    <w:rsid w:val="00077475"/>
    <w:rsid w:val="00077539"/>
    <w:rsid w:val="00077947"/>
    <w:rsid w:val="0007799F"/>
    <w:rsid w:val="00077FBC"/>
    <w:rsid w:val="0008092C"/>
    <w:rsid w:val="00080EDA"/>
    <w:rsid w:val="0008125E"/>
    <w:rsid w:val="000819A5"/>
    <w:rsid w:val="000819DE"/>
    <w:rsid w:val="00081E79"/>
    <w:rsid w:val="00083866"/>
    <w:rsid w:val="00083B05"/>
    <w:rsid w:val="000846A0"/>
    <w:rsid w:val="00085720"/>
    <w:rsid w:val="00085768"/>
    <w:rsid w:val="000864BE"/>
    <w:rsid w:val="00087367"/>
    <w:rsid w:val="00087B46"/>
    <w:rsid w:val="00087BCD"/>
    <w:rsid w:val="000900A1"/>
    <w:rsid w:val="000915A4"/>
    <w:rsid w:val="00092514"/>
    <w:rsid w:val="0009257C"/>
    <w:rsid w:val="000926B5"/>
    <w:rsid w:val="00092CEC"/>
    <w:rsid w:val="00092DD5"/>
    <w:rsid w:val="000933CA"/>
    <w:rsid w:val="000935F9"/>
    <w:rsid w:val="00093B11"/>
    <w:rsid w:val="0009438E"/>
    <w:rsid w:val="000947C2"/>
    <w:rsid w:val="00094DF6"/>
    <w:rsid w:val="000952EE"/>
    <w:rsid w:val="000953AD"/>
    <w:rsid w:val="00095B14"/>
    <w:rsid w:val="00096250"/>
    <w:rsid w:val="00097C25"/>
    <w:rsid w:val="00097EF6"/>
    <w:rsid w:val="000A0ABA"/>
    <w:rsid w:val="000A0B2E"/>
    <w:rsid w:val="000A11CA"/>
    <w:rsid w:val="000A1640"/>
    <w:rsid w:val="000A1919"/>
    <w:rsid w:val="000A194A"/>
    <w:rsid w:val="000A1A5F"/>
    <w:rsid w:val="000A2850"/>
    <w:rsid w:val="000A3545"/>
    <w:rsid w:val="000A39CD"/>
    <w:rsid w:val="000A3DBE"/>
    <w:rsid w:val="000A4C74"/>
    <w:rsid w:val="000A507C"/>
    <w:rsid w:val="000A5213"/>
    <w:rsid w:val="000A5EF8"/>
    <w:rsid w:val="000A633D"/>
    <w:rsid w:val="000A65F4"/>
    <w:rsid w:val="000A7303"/>
    <w:rsid w:val="000A7623"/>
    <w:rsid w:val="000B0311"/>
    <w:rsid w:val="000B0444"/>
    <w:rsid w:val="000B08DD"/>
    <w:rsid w:val="000B1F3C"/>
    <w:rsid w:val="000B1F9E"/>
    <w:rsid w:val="000B41EB"/>
    <w:rsid w:val="000B420F"/>
    <w:rsid w:val="000B4B74"/>
    <w:rsid w:val="000B4D02"/>
    <w:rsid w:val="000B5182"/>
    <w:rsid w:val="000B5F7E"/>
    <w:rsid w:val="000B65BB"/>
    <w:rsid w:val="000B6A1B"/>
    <w:rsid w:val="000B6DBF"/>
    <w:rsid w:val="000B7E49"/>
    <w:rsid w:val="000C002C"/>
    <w:rsid w:val="000C08A9"/>
    <w:rsid w:val="000C0B0B"/>
    <w:rsid w:val="000C1048"/>
    <w:rsid w:val="000C17FA"/>
    <w:rsid w:val="000C1A57"/>
    <w:rsid w:val="000C1B4A"/>
    <w:rsid w:val="000C1E87"/>
    <w:rsid w:val="000C258C"/>
    <w:rsid w:val="000C2B12"/>
    <w:rsid w:val="000C3955"/>
    <w:rsid w:val="000C3B94"/>
    <w:rsid w:val="000C3BE9"/>
    <w:rsid w:val="000C3EF5"/>
    <w:rsid w:val="000C4578"/>
    <w:rsid w:val="000C51DA"/>
    <w:rsid w:val="000C525A"/>
    <w:rsid w:val="000C5682"/>
    <w:rsid w:val="000C63EE"/>
    <w:rsid w:val="000C683A"/>
    <w:rsid w:val="000C7B05"/>
    <w:rsid w:val="000C7DCA"/>
    <w:rsid w:val="000D04D4"/>
    <w:rsid w:val="000D0FAA"/>
    <w:rsid w:val="000D23A1"/>
    <w:rsid w:val="000D2614"/>
    <w:rsid w:val="000D2912"/>
    <w:rsid w:val="000D29E6"/>
    <w:rsid w:val="000D2DFB"/>
    <w:rsid w:val="000D353D"/>
    <w:rsid w:val="000D405E"/>
    <w:rsid w:val="000D477D"/>
    <w:rsid w:val="000D4E88"/>
    <w:rsid w:val="000D518D"/>
    <w:rsid w:val="000D5271"/>
    <w:rsid w:val="000D60D4"/>
    <w:rsid w:val="000D668F"/>
    <w:rsid w:val="000D7387"/>
    <w:rsid w:val="000D741F"/>
    <w:rsid w:val="000D763D"/>
    <w:rsid w:val="000D766A"/>
    <w:rsid w:val="000D7A8C"/>
    <w:rsid w:val="000E0C0C"/>
    <w:rsid w:val="000E1411"/>
    <w:rsid w:val="000E1954"/>
    <w:rsid w:val="000E2130"/>
    <w:rsid w:val="000E2A4D"/>
    <w:rsid w:val="000E2CF4"/>
    <w:rsid w:val="000E399E"/>
    <w:rsid w:val="000E3DD1"/>
    <w:rsid w:val="000E468E"/>
    <w:rsid w:val="000E4752"/>
    <w:rsid w:val="000E513E"/>
    <w:rsid w:val="000E5312"/>
    <w:rsid w:val="000E53C3"/>
    <w:rsid w:val="000E5765"/>
    <w:rsid w:val="000E5FD8"/>
    <w:rsid w:val="000E6106"/>
    <w:rsid w:val="000E664E"/>
    <w:rsid w:val="000E6BD7"/>
    <w:rsid w:val="000E7121"/>
    <w:rsid w:val="000F0452"/>
    <w:rsid w:val="000F0743"/>
    <w:rsid w:val="000F0918"/>
    <w:rsid w:val="000F1946"/>
    <w:rsid w:val="000F20DE"/>
    <w:rsid w:val="000F243C"/>
    <w:rsid w:val="000F255B"/>
    <w:rsid w:val="000F442C"/>
    <w:rsid w:val="000F4458"/>
    <w:rsid w:val="000F4730"/>
    <w:rsid w:val="000F49CF"/>
    <w:rsid w:val="000F4E7A"/>
    <w:rsid w:val="000F6A94"/>
    <w:rsid w:val="000F6FC7"/>
    <w:rsid w:val="000F7CF3"/>
    <w:rsid w:val="00100B16"/>
    <w:rsid w:val="0010108D"/>
    <w:rsid w:val="0010118C"/>
    <w:rsid w:val="0010200F"/>
    <w:rsid w:val="00103775"/>
    <w:rsid w:val="001057C7"/>
    <w:rsid w:val="00105884"/>
    <w:rsid w:val="00105C3A"/>
    <w:rsid w:val="00106109"/>
    <w:rsid w:val="00106278"/>
    <w:rsid w:val="00106B60"/>
    <w:rsid w:val="00106C1D"/>
    <w:rsid w:val="001070F9"/>
    <w:rsid w:val="001075BE"/>
    <w:rsid w:val="001100F9"/>
    <w:rsid w:val="001102B0"/>
    <w:rsid w:val="00110AAE"/>
    <w:rsid w:val="00110D79"/>
    <w:rsid w:val="00111823"/>
    <w:rsid w:val="0011254B"/>
    <w:rsid w:val="00112A53"/>
    <w:rsid w:val="00113E51"/>
    <w:rsid w:val="0011440B"/>
    <w:rsid w:val="00114FC2"/>
    <w:rsid w:val="0011542B"/>
    <w:rsid w:val="001156AC"/>
    <w:rsid w:val="0011590F"/>
    <w:rsid w:val="00115F9F"/>
    <w:rsid w:val="00116FB7"/>
    <w:rsid w:val="001170DD"/>
    <w:rsid w:val="0011779A"/>
    <w:rsid w:val="00120688"/>
    <w:rsid w:val="001206A9"/>
    <w:rsid w:val="001214E4"/>
    <w:rsid w:val="00121975"/>
    <w:rsid w:val="00121F9D"/>
    <w:rsid w:val="0012250C"/>
    <w:rsid w:val="00122B74"/>
    <w:rsid w:val="00122BCF"/>
    <w:rsid w:val="00122CCB"/>
    <w:rsid w:val="00122D29"/>
    <w:rsid w:val="00122E6A"/>
    <w:rsid w:val="00123661"/>
    <w:rsid w:val="00123B6F"/>
    <w:rsid w:val="00123C4B"/>
    <w:rsid w:val="00124AA9"/>
    <w:rsid w:val="00124BDB"/>
    <w:rsid w:val="00124D3B"/>
    <w:rsid w:val="00124EE9"/>
    <w:rsid w:val="00125069"/>
    <w:rsid w:val="0012519B"/>
    <w:rsid w:val="001255F6"/>
    <w:rsid w:val="0012568B"/>
    <w:rsid w:val="0012587A"/>
    <w:rsid w:val="001260AD"/>
    <w:rsid w:val="0012687D"/>
    <w:rsid w:val="001268D3"/>
    <w:rsid w:val="00127528"/>
    <w:rsid w:val="00127ECE"/>
    <w:rsid w:val="00130B6C"/>
    <w:rsid w:val="00130F8D"/>
    <w:rsid w:val="00131AFA"/>
    <w:rsid w:val="00131DF9"/>
    <w:rsid w:val="001325E3"/>
    <w:rsid w:val="00133B4C"/>
    <w:rsid w:val="00133F7D"/>
    <w:rsid w:val="0013474D"/>
    <w:rsid w:val="00134B9E"/>
    <w:rsid w:val="00134F63"/>
    <w:rsid w:val="00135F40"/>
    <w:rsid w:val="001363F7"/>
    <w:rsid w:val="00136825"/>
    <w:rsid w:val="00137865"/>
    <w:rsid w:val="00137C8A"/>
    <w:rsid w:val="00140866"/>
    <w:rsid w:val="001413B7"/>
    <w:rsid w:val="0014160A"/>
    <w:rsid w:val="00141F2E"/>
    <w:rsid w:val="00141FD4"/>
    <w:rsid w:val="00142255"/>
    <w:rsid w:val="00142264"/>
    <w:rsid w:val="00142512"/>
    <w:rsid w:val="0014262F"/>
    <w:rsid w:val="001428AE"/>
    <w:rsid w:val="001434B6"/>
    <w:rsid w:val="00143615"/>
    <w:rsid w:val="00143B81"/>
    <w:rsid w:val="00144B69"/>
    <w:rsid w:val="00144C42"/>
    <w:rsid w:val="00144F78"/>
    <w:rsid w:val="00145138"/>
    <w:rsid w:val="00145279"/>
    <w:rsid w:val="00145AF2"/>
    <w:rsid w:val="00145D22"/>
    <w:rsid w:val="00145DC0"/>
    <w:rsid w:val="00145F74"/>
    <w:rsid w:val="0014677B"/>
    <w:rsid w:val="00146F82"/>
    <w:rsid w:val="001470C8"/>
    <w:rsid w:val="00147E89"/>
    <w:rsid w:val="00147E8C"/>
    <w:rsid w:val="00150239"/>
    <w:rsid w:val="001508CA"/>
    <w:rsid w:val="001514EB"/>
    <w:rsid w:val="001517E7"/>
    <w:rsid w:val="001526A5"/>
    <w:rsid w:val="00152BA4"/>
    <w:rsid w:val="0015324E"/>
    <w:rsid w:val="0015385D"/>
    <w:rsid w:val="0015392B"/>
    <w:rsid w:val="00153B27"/>
    <w:rsid w:val="00153CDA"/>
    <w:rsid w:val="00153DD3"/>
    <w:rsid w:val="0015407B"/>
    <w:rsid w:val="001544EB"/>
    <w:rsid w:val="00155108"/>
    <w:rsid w:val="0015749F"/>
    <w:rsid w:val="00157ED1"/>
    <w:rsid w:val="00160623"/>
    <w:rsid w:val="00160B94"/>
    <w:rsid w:val="001618FD"/>
    <w:rsid w:val="00161EAF"/>
    <w:rsid w:val="00162299"/>
    <w:rsid w:val="00163087"/>
    <w:rsid w:val="00163458"/>
    <w:rsid w:val="00163538"/>
    <w:rsid w:val="00163F6E"/>
    <w:rsid w:val="0016420C"/>
    <w:rsid w:val="001645B8"/>
    <w:rsid w:val="00164BD9"/>
    <w:rsid w:val="00164DA1"/>
    <w:rsid w:val="00164E68"/>
    <w:rsid w:val="00165360"/>
    <w:rsid w:val="001655D0"/>
    <w:rsid w:val="001656D5"/>
    <w:rsid w:val="001659DD"/>
    <w:rsid w:val="00165BE0"/>
    <w:rsid w:val="00165C96"/>
    <w:rsid w:val="00166182"/>
    <w:rsid w:val="001666F8"/>
    <w:rsid w:val="001669A9"/>
    <w:rsid w:val="00166E0E"/>
    <w:rsid w:val="00166E86"/>
    <w:rsid w:val="0016720D"/>
    <w:rsid w:val="00167B91"/>
    <w:rsid w:val="00167BCF"/>
    <w:rsid w:val="0017091C"/>
    <w:rsid w:val="001713B9"/>
    <w:rsid w:val="00172850"/>
    <w:rsid w:val="0017309A"/>
    <w:rsid w:val="00174B0A"/>
    <w:rsid w:val="001759E8"/>
    <w:rsid w:val="00175A7A"/>
    <w:rsid w:val="00175DE9"/>
    <w:rsid w:val="0017604D"/>
    <w:rsid w:val="001760D9"/>
    <w:rsid w:val="0017692C"/>
    <w:rsid w:val="001770F5"/>
    <w:rsid w:val="00177651"/>
    <w:rsid w:val="00177AB2"/>
    <w:rsid w:val="0018013B"/>
    <w:rsid w:val="001803A7"/>
    <w:rsid w:val="00180D6A"/>
    <w:rsid w:val="00180E48"/>
    <w:rsid w:val="0018137F"/>
    <w:rsid w:val="00181B07"/>
    <w:rsid w:val="001828B7"/>
    <w:rsid w:val="001831A9"/>
    <w:rsid w:val="0018497B"/>
    <w:rsid w:val="00184DF9"/>
    <w:rsid w:val="0018610D"/>
    <w:rsid w:val="0018626F"/>
    <w:rsid w:val="00186571"/>
    <w:rsid w:val="00186BB8"/>
    <w:rsid w:val="00186DC0"/>
    <w:rsid w:val="0019017D"/>
    <w:rsid w:val="00190F63"/>
    <w:rsid w:val="00191091"/>
    <w:rsid w:val="00191EF5"/>
    <w:rsid w:val="0019212B"/>
    <w:rsid w:val="001928BD"/>
    <w:rsid w:val="00192EBC"/>
    <w:rsid w:val="001936CB"/>
    <w:rsid w:val="0019400D"/>
    <w:rsid w:val="00194BC8"/>
    <w:rsid w:val="00194C54"/>
    <w:rsid w:val="00195EFE"/>
    <w:rsid w:val="0019751C"/>
    <w:rsid w:val="00197A70"/>
    <w:rsid w:val="00197E52"/>
    <w:rsid w:val="001A0954"/>
    <w:rsid w:val="001A0C2E"/>
    <w:rsid w:val="001A1938"/>
    <w:rsid w:val="001A1E5B"/>
    <w:rsid w:val="001A1E70"/>
    <w:rsid w:val="001A25B8"/>
    <w:rsid w:val="001A2909"/>
    <w:rsid w:val="001A2B56"/>
    <w:rsid w:val="001A41B8"/>
    <w:rsid w:val="001A4BC1"/>
    <w:rsid w:val="001A4CC5"/>
    <w:rsid w:val="001A5509"/>
    <w:rsid w:val="001A5678"/>
    <w:rsid w:val="001A5820"/>
    <w:rsid w:val="001A5901"/>
    <w:rsid w:val="001A59B3"/>
    <w:rsid w:val="001A6C0A"/>
    <w:rsid w:val="001A7256"/>
    <w:rsid w:val="001A7E64"/>
    <w:rsid w:val="001A7F5C"/>
    <w:rsid w:val="001B016B"/>
    <w:rsid w:val="001B08B6"/>
    <w:rsid w:val="001B0E9E"/>
    <w:rsid w:val="001B1208"/>
    <w:rsid w:val="001B1DF3"/>
    <w:rsid w:val="001B25C8"/>
    <w:rsid w:val="001B3276"/>
    <w:rsid w:val="001B35AF"/>
    <w:rsid w:val="001B3B39"/>
    <w:rsid w:val="001B4090"/>
    <w:rsid w:val="001B4F7D"/>
    <w:rsid w:val="001B5869"/>
    <w:rsid w:val="001B615B"/>
    <w:rsid w:val="001B6199"/>
    <w:rsid w:val="001BC0D1"/>
    <w:rsid w:val="001C0219"/>
    <w:rsid w:val="001C02DC"/>
    <w:rsid w:val="001C075B"/>
    <w:rsid w:val="001C0CCF"/>
    <w:rsid w:val="001C149F"/>
    <w:rsid w:val="001C156D"/>
    <w:rsid w:val="001C1F00"/>
    <w:rsid w:val="001C25D5"/>
    <w:rsid w:val="001C2DE5"/>
    <w:rsid w:val="001C3177"/>
    <w:rsid w:val="001C318A"/>
    <w:rsid w:val="001C5711"/>
    <w:rsid w:val="001C69C3"/>
    <w:rsid w:val="001C6A41"/>
    <w:rsid w:val="001C6A7F"/>
    <w:rsid w:val="001C6B74"/>
    <w:rsid w:val="001C6FB5"/>
    <w:rsid w:val="001D0C96"/>
    <w:rsid w:val="001D1167"/>
    <w:rsid w:val="001D1587"/>
    <w:rsid w:val="001D183D"/>
    <w:rsid w:val="001D2062"/>
    <w:rsid w:val="001D25D0"/>
    <w:rsid w:val="001D2A17"/>
    <w:rsid w:val="001D388C"/>
    <w:rsid w:val="001D3BCE"/>
    <w:rsid w:val="001D48F5"/>
    <w:rsid w:val="001D4B0B"/>
    <w:rsid w:val="001D56CA"/>
    <w:rsid w:val="001D5AFB"/>
    <w:rsid w:val="001D6ACB"/>
    <w:rsid w:val="001D720C"/>
    <w:rsid w:val="001D726E"/>
    <w:rsid w:val="001D7555"/>
    <w:rsid w:val="001D7FA5"/>
    <w:rsid w:val="001E0254"/>
    <w:rsid w:val="001E0389"/>
    <w:rsid w:val="001E0819"/>
    <w:rsid w:val="001E1206"/>
    <w:rsid w:val="001E1B62"/>
    <w:rsid w:val="001E1DC7"/>
    <w:rsid w:val="001E27AC"/>
    <w:rsid w:val="001E27E7"/>
    <w:rsid w:val="001E2BC0"/>
    <w:rsid w:val="001E2BE2"/>
    <w:rsid w:val="001E309F"/>
    <w:rsid w:val="001E3D8B"/>
    <w:rsid w:val="001E5562"/>
    <w:rsid w:val="001E6F50"/>
    <w:rsid w:val="001E6F86"/>
    <w:rsid w:val="001E7EC4"/>
    <w:rsid w:val="001F0D9A"/>
    <w:rsid w:val="001F1F91"/>
    <w:rsid w:val="001F2665"/>
    <w:rsid w:val="001F26A3"/>
    <w:rsid w:val="001F2C11"/>
    <w:rsid w:val="001F4294"/>
    <w:rsid w:val="001F4C3B"/>
    <w:rsid w:val="001F4D98"/>
    <w:rsid w:val="001F5501"/>
    <w:rsid w:val="001F5D6B"/>
    <w:rsid w:val="001F6118"/>
    <w:rsid w:val="001F6AA8"/>
    <w:rsid w:val="001F6B49"/>
    <w:rsid w:val="001F6D95"/>
    <w:rsid w:val="001F7CE6"/>
    <w:rsid w:val="001F7D7B"/>
    <w:rsid w:val="00200293"/>
    <w:rsid w:val="00201043"/>
    <w:rsid w:val="002021A7"/>
    <w:rsid w:val="0020256D"/>
    <w:rsid w:val="002027C5"/>
    <w:rsid w:val="0020321F"/>
    <w:rsid w:val="00203E33"/>
    <w:rsid w:val="00203F28"/>
    <w:rsid w:val="00205010"/>
    <w:rsid w:val="00205306"/>
    <w:rsid w:val="002055B6"/>
    <w:rsid w:val="00205EA5"/>
    <w:rsid w:val="0020607A"/>
    <w:rsid w:val="002060CD"/>
    <w:rsid w:val="00210E78"/>
    <w:rsid w:val="00211BB9"/>
    <w:rsid w:val="00212788"/>
    <w:rsid w:val="00212A60"/>
    <w:rsid w:val="00212C73"/>
    <w:rsid w:val="00212CA6"/>
    <w:rsid w:val="00212D98"/>
    <w:rsid w:val="00214324"/>
    <w:rsid w:val="00214D30"/>
    <w:rsid w:val="00216125"/>
    <w:rsid w:val="002165DE"/>
    <w:rsid w:val="002179B7"/>
    <w:rsid w:val="00217A5B"/>
    <w:rsid w:val="00220798"/>
    <w:rsid w:val="002210BF"/>
    <w:rsid w:val="00221185"/>
    <w:rsid w:val="002218AC"/>
    <w:rsid w:val="0022202C"/>
    <w:rsid w:val="002221F7"/>
    <w:rsid w:val="00222493"/>
    <w:rsid w:val="002230D2"/>
    <w:rsid w:val="0022382A"/>
    <w:rsid w:val="00223AFA"/>
    <w:rsid w:val="00224A7F"/>
    <w:rsid w:val="00224F7B"/>
    <w:rsid w:val="00226087"/>
    <w:rsid w:val="00226C8E"/>
    <w:rsid w:val="002272A9"/>
    <w:rsid w:val="002275A3"/>
    <w:rsid w:val="00227624"/>
    <w:rsid w:val="00227E42"/>
    <w:rsid w:val="00230569"/>
    <w:rsid w:val="00230AAC"/>
    <w:rsid w:val="00230C78"/>
    <w:rsid w:val="00231A3C"/>
    <w:rsid w:val="00231A7B"/>
    <w:rsid w:val="00231B1F"/>
    <w:rsid w:val="00232D6B"/>
    <w:rsid w:val="0023364C"/>
    <w:rsid w:val="00233ECF"/>
    <w:rsid w:val="00234219"/>
    <w:rsid w:val="00234430"/>
    <w:rsid w:val="00234818"/>
    <w:rsid w:val="00235432"/>
    <w:rsid w:val="002355AE"/>
    <w:rsid w:val="00235AA3"/>
    <w:rsid w:val="00236804"/>
    <w:rsid w:val="0023706C"/>
    <w:rsid w:val="0023750E"/>
    <w:rsid w:val="002405F1"/>
    <w:rsid w:val="0024106C"/>
    <w:rsid w:val="0024119D"/>
    <w:rsid w:val="002417CF"/>
    <w:rsid w:val="00242010"/>
    <w:rsid w:val="002420CC"/>
    <w:rsid w:val="002427AA"/>
    <w:rsid w:val="00243A49"/>
    <w:rsid w:val="002462F3"/>
    <w:rsid w:val="00246CA8"/>
    <w:rsid w:val="002471C5"/>
    <w:rsid w:val="002505FB"/>
    <w:rsid w:val="002514F1"/>
    <w:rsid w:val="002528D0"/>
    <w:rsid w:val="002532C0"/>
    <w:rsid w:val="002536C6"/>
    <w:rsid w:val="00253F10"/>
    <w:rsid w:val="00254226"/>
    <w:rsid w:val="0025482C"/>
    <w:rsid w:val="00255914"/>
    <w:rsid w:val="00255D9D"/>
    <w:rsid w:val="002569D7"/>
    <w:rsid w:val="00256E79"/>
    <w:rsid w:val="0025711A"/>
    <w:rsid w:val="0025719E"/>
    <w:rsid w:val="002575FA"/>
    <w:rsid w:val="00257631"/>
    <w:rsid w:val="002577A8"/>
    <w:rsid w:val="002601D8"/>
    <w:rsid w:val="002616D5"/>
    <w:rsid w:val="00261E32"/>
    <w:rsid w:val="00262853"/>
    <w:rsid w:val="00263703"/>
    <w:rsid w:val="00263801"/>
    <w:rsid w:val="00263992"/>
    <w:rsid w:val="002644D1"/>
    <w:rsid w:val="0026465F"/>
    <w:rsid w:val="0026488D"/>
    <w:rsid w:val="002648C8"/>
    <w:rsid w:val="00264AF3"/>
    <w:rsid w:val="00264C87"/>
    <w:rsid w:val="002654D3"/>
    <w:rsid w:val="0026588A"/>
    <w:rsid w:val="00265B16"/>
    <w:rsid w:val="00266066"/>
    <w:rsid w:val="0026664E"/>
    <w:rsid w:val="00266DAB"/>
    <w:rsid w:val="0026748D"/>
    <w:rsid w:val="00267B12"/>
    <w:rsid w:val="002703AB"/>
    <w:rsid w:val="0027098E"/>
    <w:rsid w:val="00270CEE"/>
    <w:rsid w:val="00271319"/>
    <w:rsid w:val="00271709"/>
    <w:rsid w:val="002730ED"/>
    <w:rsid w:val="00273CAF"/>
    <w:rsid w:val="00273CE2"/>
    <w:rsid w:val="00274E47"/>
    <w:rsid w:val="00274E9D"/>
    <w:rsid w:val="002755EC"/>
    <w:rsid w:val="00277BA7"/>
    <w:rsid w:val="0028008B"/>
    <w:rsid w:val="00280801"/>
    <w:rsid w:val="00280CC1"/>
    <w:rsid w:val="00281581"/>
    <w:rsid w:val="00281643"/>
    <w:rsid w:val="0028176E"/>
    <w:rsid w:val="002817A8"/>
    <w:rsid w:val="00281AE4"/>
    <w:rsid w:val="00281C69"/>
    <w:rsid w:val="002821BD"/>
    <w:rsid w:val="002823AE"/>
    <w:rsid w:val="00282CEC"/>
    <w:rsid w:val="00282E30"/>
    <w:rsid w:val="00283EC3"/>
    <w:rsid w:val="002842DA"/>
    <w:rsid w:val="00284732"/>
    <w:rsid w:val="002847E6"/>
    <w:rsid w:val="00284C6B"/>
    <w:rsid w:val="00284CAA"/>
    <w:rsid w:val="00284D27"/>
    <w:rsid w:val="002850BE"/>
    <w:rsid w:val="002857A3"/>
    <w:rsid w:val="00286455"/>
    <w:rsid w:val="00287348"/>
    <w:rsid w:val="0028736F"/>
    <w:rsid w:val="00287473"/>
    <w:rsid w:val="002878A4"/>
    <w:rsid w:val="00290A34"/>
    <w:rsid w:val="00290B04"/>
    <w:rsid w:val="00290CCB"/>
    <w:rsid w:val="0029104F"/>
    <w:rsid w:val="00291B56"/>
    <w:rsid w:val="00292A22"/>
    <w:rsid w:val="00292B05"/>
    <w:rsid w:val="00292C64"/>
    <w:rsid w:val="00293399"/>
    <w:rsid w:val="00293973"/>
    <w:rsid w:val="00294315"/>
    <w:rsid w:val="00295279"/>
    <w:rsid w:val="00295A1D"/>
    <w:rsid w:val="002963AD"/>
    <w:rsid w:val="00296404"/>
    <w:rsid w:val="002978E7"/>
    <w:rsid w:val="00297EA0"/>
    <w:rsid w:val="002A0188"/>
    <w:rsid w:val="002A1D1B"/>
    <w:rsid w:val="002A1ECB"/>
    <w:rsid w:val="002A27EB"/>
    <w:rsid w:val="002A314A"/>
    <w:rsid w:val="002A3A43"/>
    <w:rsid w:val="002A3A7B"/>
    <w:rsid w:val="002A3C59"/>
    <w:rsid w:val="002A4403"/>
    <w:rsid w:val="002A44AD"/>
    <w:rsid w:val="002A4559"/>
    <w:rsid w:val="002A47EF"/>
    <w:rsid w:val="002A5264"/>
    <w:rsid w:val="002A5516"/>
    <w:rsid w:val="002A635B"/>
    <w:rsid w:val="002A6F07"/>
    <w:rsid w:val="002A73CE"/>
    <w:rsid w:val="002A74B2"/>
    <w:rsid w:val="002A76E5"/>
    <w:rsid w:val="002A7B9F"/>
    <w:rsid w:val="002B0112"/>
    <w:rsid w:val="002B045E"/>
    <w:rsid w:val="002B0B24"/>
    <w:rsid w:val="002B1742"/>
    <w:rsid w:val="002B1BFA"/>
    <w:rsid w:val="002B25CB"/>
    <w:rsid w:val="002B29A6"/>
    <w:rsid w:val="002B2A9F"/>
    <w:rsid w:val="002B31BD"/>
    <w:rsid w:val="002B3DA9"/>
    <w:rsid w:val="002B5051"/>
    <w:rsid w:val="002B56CA"/>
    <w:rsid w:val="002B6007"/>
    <w:rsid w:val="002B6F95"/>
    <w:rsid w:val="002B7A9E"/>
    <w:rsid w:val="002B7AA7"/>
    <w:rsid w:val="002B7BF8"/>
    <w:rsid w:val="002B7C2C"/>
    <w:rsid w:val="002C0882"/>
    <w:rsid w:val="002C092C"/>
    <w:rsid w:val="002C16B5"/>
    <w:rsid w:val="002C190A"/>
    <w:rsid w:val="002C1A03"/>
    <w:rsid w:val="002C1A97"/>
    <w:rsid w:val="002C40FC"/>
    <w:rsid w:val="002C4310"/>
    <w:rsid w:val="002C4315"/>
    <w:rsid w:val="002C4783"/>
    <w:rsid w:val="002C4909"/>
    <w:rsid w:val="002C4B2E"/>
    <w:rsid w:val="002C4BD0"/>
    <w:rsid w:val="002C4CF6"/>
    <w:rsid w:val="002C5598"/>
    <w:rsid w:val="002C593A"/>
    <w:rsid w:val="002C5C1D"/>
    <w:rsid w:val="002C6839"/>
    <w:rsid w:val="002C71DA"/>
    <w:rsid w:val="002C731C"/>
    <w:rsid w:val="002D0387"/>
    <w:rsid w:val="002D050A"/>
    <w:rsid w:val="002D09BF"/>
    <w:rsid w:val="002D10EF"/>
    <w:rsid w:val="002D1BED"/>
    <w:rsid w:val="002D1DD5"/>
    <w:rsid w:val="002D1F1B"/>
    <w:rsid w:val="002D286D"/>
    <w:rsid w:val="002D2924"/>
    <w:rsid w:val="002D2A0F"/>
    <w:rsid w:val="002D2CDC"/>
    <w:rsid w:val="002D35EF"/>
    <w:rsid w:val="002D3AAB"/>
    <w:rsid w:val="002D3F96"/>
    <w:rsid w:val="002D44C4"/>
    <w:rsid w:val="002D4A50"/>
    <w:rsid w:val="002D4BC6"/>
    <w:rsid w:val="002D4E62"/>
    <w:rsid w:val="002D52EE"/>
    <w:rsid w:val="002D55E8"/>
    <w:rsid w:val="002D58D4"/>
    <w:rsid w:val="002D5CF7"/>
    <w:rsid w:val="002D6030"/>
    <w:rsid w:val="002D65C4"/>
    <w:rsid w:val="002D7417"/>
    <w:rsid w:val="002E0C38"/>
    <w:rsid w:val="002E1280"/>
    <w:rsid w:val="002E1F6A"/>
    <w:rsid w:val="002E2383"/>
    <w:rsid w:val="002E27C4"/>
    <w:rsid w:val="002E2B64"/>
    <w:rsid w:val="002E2BCC"/>
    <w:rsid w:val="002E3642"/>
    <w:rsid w:val="002E3A39"/>
    <w:rsid w:val="002E3D50"/>
    <w:rsid w:val="002E3DC2"/>
    <w:rsid w:val="002E3F72"/>
    <w:rsid w:val="002E456E"/>
    <w:rsid w:val="002E46A8"/>
    <w:rsid w:val="002E48B0"/>
    <w:rsid w:val="002E4BEF"/>
    <w:rsid w:val="002E4CBA"/>
    <w:rsid w:val="002E54E3"/>
    <w:rsid w:val="002E5C92"/>
    <w:rsid w:val="002E7826"/>
    <w:rsid w:val="002E7B51"/>
    <w:rsid w:val="002E7D82"/>
    <w:rsid w:val="002F0649"/>
    <w:rsid w:val="002F07E6"/>
    <w:rsid w:val="002F1296"/>
    <w:rsid w:val="002F1A87"/>
    <w:rsid w:val="002F20AE"/>
    <w:rsid w:val="002F2F0E"/>
    <w:rsid w:val="002F30D7"/>
    <w:rsid w:val="002F33BE"/>
    <w:rsid w:val="002F36D2"/>
    <w:rsid w:val="002F3B4F"/>
    <w:rsid w:val="002F47C9"/>
    <w:rsid w:val="002F4CAA"/>
    <w:rsid w:val="002F5755"/>
    <w:rsid w:val="002F584F"/>
    <w:rsid w:val="002F5EB4"/>
    <w:rsid w:val="002F6104"/>
    <w:rsid w:val="002F69F7"/>
    <w:rsid w:val="002F6E73"/>
    <w:rsid w:val="002F7EC2"/>
    <w:rsid w:val="002F7FE6"/>
    <w:rsid w:val="003007A4"/>
    <w:rsid w:val="00300817"/>
    <w:rsid w:val="00301141"/>
    <w:rsid w:val="003025AC"/>
    <w:rsid w:val="00302B92"/>
    <w:rsid w:val="0030301E"/>
    <w:rsid w:val="0030332F"/>
    <w:rsid w:val="0030367F"/>
    <w:rsid w:val="00303A3C"/>
    <w:rsid w:val="003047D7"/>
    <w:rsid w:val="00305263"/>
    <w:rsid w:val="003053D5"/>
    <w:rsid w:val="003054D5"/>
    <w:rsid w:val="00306A1D"/>
    <w:rsid w:val="00306F44"/>
    <w:rsid w:val="00307F28"/>
    <w:rsid w:val="0031080D"/>
    <w:rsid w:val="003113AD"/>
    <w:rsid w:val="003125ED"/>
    <w:rsid w:val="003133DA"/>
    <w:rsid w:val="00314721"/>
    <w:rsid w:val="003150F9"/>
    <w:rsid w:val="003165A7"/>
    <w:rsid w:val="00316BF4"/>
    <w:rsid w:val="00317108"/>
    <w:rsid w:val="0031739E"/>
    <w:rsid w:val="00321052"/>
    <w:rsid w:val="00321733"/>
    <w:rsid w:val="00321C98"/>
    <w:rsid w:val="0032260F"/>
    <w:rsid w:val="00322908"/>
    <w:rsid w:val="00322BF1"/>
    <w:rsid w:val="0032337E"/>
    <w:rsid w:val="003238F4"/>
    <w:rsid w:val="00324324"/>
    <w:rsid w:val="00324578"/>
    <w:rsid w:val="0032534A"/>
    <w:rsid w:val="0032556F"/>
    <w:rsid w:val="0032625F"/>
    <w:rsid w:val="0032645A"/>
    <w:rsid w:val="003271DF"/>
    <w:rsid w:val="00327C4A"/>
    <w:rsid w:val="00327E02"/>
    <w:rsid w:val="003313B6"/>
    <w:rsid w:val="003314C2"/>
    <w:rsid w:val="00331582"/>
    <w:rsid w:val="0033180D"/>
    <w:rsid w:val="00332715"/>
    <w:rsid w:val="00332A00"/>
    <w:rsid w:val="00332CBF"/>
    <w:rsid w:val="003330C2"/>
    <w:rsid w:val="00334305"/>
    <w:rsid w:val="00334DEC"/>
    <w:rsid w:val="003357F5"/>
    <w:rsid w:val="00335DDF"/>
    <w:rsid w:val="0033601A"/>
    <w:rsid w:val="0033705A"/>
    <w:rsid w:val="0033734D"/>
    <w:rsid w:val="003375A6"/>
    <w:rsid w:val="00337C8F"/>
    <w:rsid w:val="00340350"/>
    <w:rsid w:val="00340934"/>
    <w:rsid w:val="003409E8"/>
    <w:rsid w:val="00340B2C"/>
    <w:rsid w:val="00340DE8"/>
    <w:rsid w:val="00341B9C"/>
    <w:rsid w:val="00341CB5"/>
    <w:rsid w:val="00341CFD"/>
    <w:rsid w:val="0034292F"/>
    <w:rsid w:val="00342A40"/>
    <w:rsid w:val="00342DFA"/>
    <w:rsid w:val="00343ABE"/>
    <w:rsid w:val="00343D5F"/>
    <w:rsid w:val="0034489A"/>
    <w:rsid w:val="003451F9"/>
    <w:rsid w:val="00345732"/>
    <w:rsid w:val="00345753"/>
    <w:rsid w:val="003457D8"/>
    <w:rsid w:val="003462AE"/>
    <w:rsid w:val="00346E50"/>
    <w:rsid w:val="00347269"/>
    <w:rsid w:val="00347671"/>
    <w:rsid w:val="00347A24"/>
    <w:rsid w:val="00350367"/>
    <w:rsid w:val="003511AE"/>
    <w:rsid w:val="003511C4"/>
    <w:rsid w:val="0035123A"/>
    <w:rsid w:val="003516A3"/>
    <w:rsid w:val="00351BAD"/>
    <w:rsid w:val="00351EED"/>
    <w:rsid w:val="00352109"/>
    <w:rsid w:val="00352424"/>
    <w:rsid w:val="003527C2"/>
    <w:rsid w:val="00353013"/>
    <w:rsid w:val="003533B4"/>
    <w:rsid w:val="003534CD"/>
    <w:rsid w:val="00353B2B"/>
    <w:rsid w:val="003543A9"/>
    <w:rsid w:val="00354F8E"/>
    <w:rsid w:val="0035535A"/>
    <w:rsid w:val="003557B0"/>
    <w:rsid w:val="00356E5A"/>
    <w:rsid w:val="003572B4"/>
    <w:rsid w:val="00357660"/>
    <w:rsid w:val="0035769E"/>
    <w:rsid w:val="00357D35"/>
    <w:rsid w:val="00357DE1"/>
    <w:rsid w:val="003601B4"/>
    <w:rsid w:val="003603A1"/>
    <w:rsid w:val="00360E52"/>
    <w:rsid w:val="0036174D"/>
    <w:rsid w:val="003619E4"/>
    <w:rsid w:val="00361DFE"/>
    <w:rsid w:val="00361EA2"/>
    <w:rsid w:val="003625E6"/>
    <w:rsid w:val="00363447"/>
    <w:rsid w:val="003658A6"/>
    <w:rsid w:val="00365C03"/>
    <w:rsid w:val="003661C8"/>
    <w:rsid w:val="003669B2"/>
    <w:rsid w:val="0036768C"/>
    <w:rsid w:val="00367E71"/>
    <w:rsid w:val="00370A3F"/>
    <w:rsid w:val="003712F6"/>
    <w:rsid w:val="0037219D"/>
    <w:rsid w:val="0037228E"/>
    <w:rsid w:val="003723DB"/>
    <w:rsid w:val="00372651"/>
    <w:rsid w:val="003726A5"/>
    <w:rsid w:val="0037363A"/>
    <w:rsid w:val="003736C0"/>
    <w:rsid w:val="00373795"/>
    <w:rsid w:val="00373ABD"/>
    <w:rsid w:val="00373C3A"/>
    <w:rsid w:val="00373E8B"/>
    <w:rsid w:val="0037515A"/>
    <w:rsid w:val="00375749"/>
    <w:rsid w:val="00375C1E"/>
    <w:rsid w:val="0037671F"/>
    <w:rsid w:val="00376B2C"/>
    <w:rsid w:val="00377250"/>
    <w:rsid w:val="00377CC5"/>
    <w:rsid w:val="0038217D"/>
    <w:rsid w:val="003823B9"/>
    <w:rsid w:val="003823F7"/>
    <w:rsid w:val="0038335D"/>
    <w:rsid w:val="00383405"/>
    <w:rsid w:val="00383496"/>
    <w:rsid w:val="0038385E"/>
    <w:rsid w:val="00384134"/>
    <w:rsid w:val="00384C48"/>
    <w:rsid w:val="003857C0"/>
    <w:rsid w:val="00385A43"/>
    <w:rsid w:val="00385D6A"/>
    <w:rsid w:val="00386390"/>
    <w:rsid w:val="003863A4"/>
    <w:rsid w:val="00386729"/>
    <w:rsid w:val="00386F64"/>
    <w:rsid w:val="003878EF"/>
    <w:rsid w:val="003905EE"/>
    <w:rsid w:val="00391610"/>
    <w:rsid w:val="00392787"/>
    <w:rsid w:val="003932D1"/>
    <w:rsid w:val="00393A31"/>
    <w:rsid w:val="003948B6"/>
    <w:rsid w:val="003949DD"/>
    <w:rsid w:val="00394B9F"/>
    <w:rsid w:val="0039507C"/>
    <w:rsid w:val="00395157"/>
    <w:rsid w:val="00395631"/>
    <w:rsid w:val="003959E7"/>
    <w:rsid w:val="00396018"/>
    <w:rsid w:val="00396472"/>
    <w:rsid w:val="003964B2"/>
    <w:rsid w:val="00396CD4"/>
    <w:rsid w:val="00397036"/>
    <w:rsid w:val="0039718B"/>
    <w:rsid w:val="003974DE"/>
    <w:rsid w:val="00397FE0"/>
    <w:rsid w:val="003A00FB"/>
    <w:rsid w:val="003A0CEB"/>
    <w:rsid w:val="003A1065"/>
    <w:rsid w:val="003A11F8"/>
    <w:rsid w:val="003A126C"/>
    <w:rsid w:val="003A12DB"/>
    <w:rsid w:val="003A2068"/>
    <w:rsid w:val="003A2966"/>
    <w:rsid w:val="003A2A2A"/>
    <w:rsid w:val="003A2A3F"/>
    <w:rsid w:val="003A2D68"/>
    <w:rsid w:val="003A3A47"/>
    <w:rsid w:val="003A4731"/>
    <w:rsid w:val="003A47D2"/>
    <w:rsid w:val="003A4CEB"/>
    <w:rsid w:val="003A4E91"/>
    <w:rsid w:val="003A50E3"/>
    <w:rsid w:val="003A55FE"/>
    <w:rsid w:val="003A5ACC"/>
    <w:rsid w:val="003A5DA0"/>
    <w:rsid w:val="003A64F8"/>
    <w:rsid w:val="003A6836"/>
    <w:rsid w:val="003A689E"/>
    <w:rsid w:val="003B14C6"/>
    <w:rsid w:val="003B16E9"/>
    <w:rsid w:val="003B196E"/>
    <w:rsid w:val="003B20E0"/>
    <w:rsid w:val="003B303B"/>
    <w:rsid w:val="003B34F4"/>
    <w:rsid w:val="003B387C"/>
    <w:rsid w:val="003B3D09"/>
    <w:rsid w:val="003B4577"/>
    <w:rsid w:val="003B63FF"/>
    <w:rsid w:val="003B68CA"/>
    <w:rsid w:val="003B6AB6"/>
    <w:rsid w:val="003B6FA8"/>
    <w:rsid w:val="003C045F"/>
    <w:rsid w:val="003C09CE"/>
    <w:rsid w:val="003C0B28"/>
    <w:rsid w:val="003C0DDF"/>
    <w:rsid w:val="003C1B18"/>
    <w:rsid w:val="003C2804"/>
    <w:rsid w:val="003C2CF3"/>
    <w:rsid w:val="003C2E8C"/>
    <w:rsid w:val="003C35F3"/>
    <w:rsid w:val="003C3B23"/>
    <w:rsid w:val="003C4102"/>
    <w:rsid w:val="003C4B96"/>
    <w:rsid w:val="003C4F1C"/>
    <w:rsid w:val="003C5E57"/>
    <w:rsid w:val="003C621A"/>
    <w:rsid w:val="003C6EB6"/>
    <w:rsid w:val="003C7024"/>
    <w:rsid w:val="003C792D"/>
    <w:rsid w:val="003C7D70"/>
    <w:rsid w:val="003D00CC"/>
    <w:rsid w:val="003D0152"/>
    <w:rsid w:val="003D047B"/>
    <w:rsid w:val="003D0868"/>
    <w:rsid w:val="003D0905"/>
    <w:rsid w:val="003D1CD2"/>
    <w:rsid w:val="003D26B2"/>
    <w:rsid w:val="003D2B6A"/>
    <w:rsid w:val="003D31CC"/>
    <w:rsid w:val="003D35DB"/>
    <w:rsid w:val="003D3C54"/>
    <w:rsid w:val="003D4789"/>
    <w:rsid w:val="003D4DA1"/>
    <w:rsid w:val="003D4EE8"/>
    <w:rsid w:val="003D5A39"/>
    <w:rsid w:val="003D6349"/>
    <w:rsid w:val="003D6525"/>
    <w:rsid w:val="003D66A2"/>
    <w:rsid w:val="003D6D0F"/>
    <w:rsid w:val="003D72B0"/>
    <w:rsid w:val="003D7318"/>
    <w:rsid w:val="003D7600"/>
    <w:rsid w:val="003D7A1B"/>
    <w:rsid w:val="003E05EA"/>
    <w:rsid w:val="003E177A"/>
    <w:rsid w:val="003E1D48"/>
    <w:rsid w:val="003E2884"/>
    <w:rsid w:val="003E2D07"/>
    <w:rsid w:val="003E2E97"/>
    <w:rsid w:val="003E3A44"/>
    <w:rsid w:val="003E45CE"/>
    <w:rsid w:val="003E498C"/>
    <w:rsid w:val="003E5389"/>
    <w:rsid w:val="003E5579"/>
    <w:rsid w:val="003E5CFC"/>
    <w:rsid w:val="003E65DA"/>
    <w:rsid w:val="003E66CF"/>
    <w:rsid w:val="003E6BA2"/>
    <w:rsid w:val="003E731E"/>
    <w:rsid w:val="003E73C9"/>
    <w:rsid w:val="003E7DE7"/>
    <w:rsid w:val="003F028B"/>
    <w:rsid w:val="003F19FE"/>
    <w:rsid w:val="003F1AB1"/>
    <w:rsid w:val="003F1CBA"/>
    <w:rsid w:val="003F364C"/>
    <w:rsid w:val="003F41B9"/>
    <w:rsid w:val="003F45A7"/>
    <w:rsid w:val="003F4D25"/>
    <w:rsid w:val="003F5BDA"/>
    <w:rsid w:val="003F6259"/>
    <w:rsid w:val="003F64F1"/>
    <w:rsid w:val="003F7CDF"/>
    <w:rsid w:val="004004FF"/>
    <w:rsid w:val="004015E4"/>
    <w:rsid w:val="00401F51"/>
    <w:rsid w:val="0040323B"/>
    <w:rsid w:val="00403549"/>
    <w:rsid w:val="00403DD7"/>
    <w:rsid w:val="00404114"/>
    <w:rsid w:val="00404B24"/>
    <w:rsid w:val="00405A8F"/>
    <w:rsid w:val="00406051"/>
    <w:rsid w:val="004073D9"/>
    <w:rsid w:val="00410D18"/>
    <w:rsid w:val="00410DAA"/>
    <w:rsid w:val="00410E55"/>
    <w:rsid w:val="00410F95"/>
    <w:rsid w:val="00411053"/>
    <w:rsid w:val="00411357"/>
    <w:rsid w:val="00411AFA"/>
    <w:rsid w:val="00411B25"/>
    <w:rsid w:val="004126AD"/>
    <w:rsid w:val="00412BCB"/>
    <w:rsid w:val="00412FDB"/>
    <w:rsid w:val="0041330B"/>
    <w:rsid w:val="00413DD1"/>
    <w:rsid w:val="0041414A"/>
    <w:rsid w:val="00414257"/>
    <w:rsid w:val="00415277"/>
    <w:rsid w:val="0041599E"/>
    <w:rsid w:val="004163A4"/>
    <w:rsid w:val="00416A49"/>
    <w:rsid w:val="00416E59"/>
    <w:rsid w:val="00417F2B"/>
    <w:rsid w:val="00420004"/>
    <w:rsid w:val="00420174"/>
    <w:rsid w:val="00420770"/>
    <w:rsid w:val="00420998"/>
    <w:rsid w:val="00421BC5"/>
    <w:rsid w:val="00421D99"/>
    <w:rsid w:val="00422466"/>
    <w:rsid w:val="0042287F"/>
    <w:rsid w:val="00423F95"/>
    <w:rsid w:val="00423FC0"/>
    <w:rsid w:val="00423FCE"/>
    <w:rsid w:val="00425407"/>
    <w:rsid w:val="00425D4D"/>
    <w:rsid w:val="00425EE2"/>
    <w:rsid w:val="00425EF4"/>
    <w:rsid w:val="00426A54"/>
    <w:rsid w:val="00427AF8"/>
    <w:rsid w:val="00427C7A"/>
    <w:rsid w:val="00427E24"/>
    <w:rsid w:val="004302DA"/>
    <w:rsid w:val="00430618"/>
    <w:rsid w:val="00430E42"/>
    <w:rsid w:val="00431385"/>
    <w:rsid w:val="004314AF"/>
    <w:rsid w:val="004317C5"/>
    <w:rsid w:val="004320CA"/>
    <w:rsid w:val="004321B3"/>
    <w:rsid w:val="00433014"/>
    <w:rsid w:val="00433A15"/>
    <w:rsid w:val="00433C84"/>
    <w:rsid w:val="004344AE"/>
    <w:rsid w:val="004348C7"/>
    <w:rsid w:val="004348E5"/>
    <w:rsid w:val="004349B4"/>
    <w:rsid w:val="00434E35"/>
    <w:rsid w:val="00434E4C"/>
    <w:rsid w:val="00435F58"/>
    <w:rsid w:val="00436162"/>
    <w:rsid w:val="0043715B"/>
    <w:rsid w:val="0043745D"/>
    <w:rsid w:val="00437555"/>
    <w:rsid w:val="00437BE5"/>
    <w:rsid w:val="00440554"/>
    <w:rsid w:val="00440E0E"/>
    <w:rsid w:val="0044129E"/>
    <w:rsid w:val="00442C1D"/>
    <w:rsid w:val="0044394F"/>
    <w:rsid w:val="00443EFE"/>
    <w:rsid w:val="00444091"/>
    <w:rsid w:val="00444224"/>
    <w:rsid w:val="00444868"/>
    <w:rsid w:val="00444E99"/>
    <w:rsid w:val="00445008"/>
    <w:rsid w:val="00445262"/>
    <w:rsid w:val="0044562B"/>
    <w:rsid w:val="00445747"/>
    <w:rsid w:val="004457E7"/>
    <w:rsid w:val="0044672E"/>
    <w:rsid w:val="00446A2D"/>
    <w:rsid w:val="004472FD"/>
    <w:rsid w:val="004474F2"/>
    <w:rsid w:val="00447B4A"/>
    <w:rsid w:val="004505E0"/>
    <w:rsid w:val="00450E3B"/>
    <w:rsid w:val="0045187A"/>
    <w:rsid w:val="00451914"/>
    <w:rsid w:val="00451A6B"/>
    <w:rsid w:val="00451BFD"/>
    <w:rsid w:val="004521EC"/>
    <w:rsid w:val="00452772"/>
    <w:rsid w:val="00452FCA"/>
    <w:rsid w:val="0045312B"/>
    <w:rsid w:val="0045329A"/>
    <w:rsid w:val="00453728"/>
    <w:rsid w:val="0045382C"/>
    <w:rsid w:val="00453AB0"/>
    <w:rsid w:val="00453F0A"/>
    <w:rsid w:val="00454258"/>
    <w:rsid w:val="004547A0"/>
    <w:rsid w:val="00454C62"/>
    <w:rsid w:val="00454EFC"/>
    <w:rsid w:val="00456128"/>
    <w:rsid w:val="00456854"/>
    <w:rsid w:val="00456EB7"/>
    <w:rsid w:val="004572FE"/>
    <w:rsid w:val="004578D9"/>
    <w:rsid w:val="00457B0C"/>
    <w:rsid w:val="00460519"/>
    <w:rsid w:val="0046051F"/>
    <w:rsid w:val="0046094B"/>
    <w:rsid w:val="00460BAC"/>
    <w:rsid w:val="004617B1"/>
    <w:rsid w:val="0046210C"/>
    <w:rsid w:val="004628FB"/>
    <w:rsid w:val="00462D85"/>
    <w:rsid w:val="0046314E"/>
    <w:rsid w:val="0046321D"/>
    <w:rsid w:val="00463AD3"/>
    <w:rsid w:val="00463D69"/>
    <w:rsid w:val="00463E50"/>
    <w:rsid w:val="00464B9A"/>
    <w:rsid w:val="00464DF8"/>
    <w:rsid w:val="00465ADB"/>
    <w:rsid w:val="00465F51"/>
    <w:rsid w:val="00466149"/>
    <w:rsid w:val="00466BE7"/>
    <w:rsid w:val="00466CC7"/>
    <w:rsid w:val="0046771D"/>
    <w:rsid w:val="00467745"/>
    <w:rsid w:val="00467D9C"/>
    <w:rsid w:val="00467FD0"/>
    <w:rsid w:val="00470913"/>
    <w:rsid w:val="004714D6"/>
    <w:rsid w:val="00471696"/>
    <w:rsid w:val="004716C5"/>
    <w:rsid w:val="00472930"/>
    <w:rsid w:val="00473067"/>
    <w:rsid w:val="00473563"/>
    <w:rsid w:val="004738D6"/>
    <w:rsid w:val="00473BB9"/>
    <w:rsid w:val="00473D1C"/>
    <w:rsid w:val="004742B7"/>
    <w:rsid w:val="00474850"/>
    <w:rsid w:val="00474B97"/>
    <w:rsid w:val="00474D09"/>
    <w:rsid w:val="00475D44"/>
    <w:rsid w:val="004761EF"/>
    <w:rsid w:val="0047632C"/>
    <w:rsid w:val="00476742"/>
    <w:rsid w:val="00476D5E"/>
    <w:rsid w:val="00476E7F"/>
    <w:rsid w:val="004772FC"/>
    <w:rsid w:val="0047763C"/>
    <w:rsid w:val="00477740"/>
    <w:rsid w:val="004806A2"/>
    <w:rsid w:val="00480AB7"/>
    <w:rsid w:val="00480B92"/>
    <w:rsid w:val="00480CDA"/>
    <w:rsid w:val="0048136D"/>
    <w:rsid w:val="00481D7F"/>
    <w:rsid w:val="004821BF"/>
    <w:rsid w:val="004822B3"/>
    <w:rsid w:val="004824DB"/>
    <w:rsid w:val="00482FB3"/>
    <w:rsid w:val="0048335D"/>
    <w:rsid w:val="004833C4"/>
    <w:rsid w:val="00484AE3"/>
    <w:rsid w:val="004853DE"/>
    <w:rsid w:val="004858BF"/>
    <w:rsid w:val="00485EE0"/>
    <w:rsid w:val="00486A74"/>
    <w:rsid w:val="00486E58"/>
    <w:rsid w:val="00487A55"/>
    <w:rsid w:val="00490A9A"/>
    <w:rsid w:val="00491271"/>
    <w:rsid w:val="0049161A"/>
    <w:rsid w:val="00491B49"/>
    <w:rsid w:val="0049294C"/>
    <w:rsid w:val="0049342A"/>
    <w:rsid w:val="0049370D"/>
    <w:rsid w:val="00493AEE"/>
    <w:rsid w:val="00493EBE"/>
    <w:rsid w:val="00493FEB"/>
    <w:rsid w:val="00494992"/>
    <w:rsid w:val="004959DA"/>
    <w:rsid w:val="00495A5D"/>
    <w:rsid w:val="00495D6C"/>
    <w:rsid w:val="00495FB6"/>
    <w:rsid w:val="004961C9"/>
    <w:rsid w:val="004972EB"/>
    <w:rsid w:val="004A07B2"/>
    <w:rsid w:val="004A0C8F"/>
    <w:rsid w:val="004A10FC"/>
    <w:rsid w:val="004A2599"/>
    <w:rsid w:val="004A2669"/>
    <w:rsid w:val="004A27DE"/>
    <w:rsid w:val="004A3680"/>
    <w:rsid w:val="004A3F9A"/>
    <w:rsid w:val="004A52FC"/>
    <w:rsid w:val="004A6C8A"/>
    <w:rsid w:val="004A71DD"/>
    <w:rsid w:val="004A74E4"/>
    <w:rsid w:val="004A7624"/>
    <w:rsid w:val="004A76EE"/>
    <w:rsid w:val="004A7B00"/>
    <w:rsid w:val="004A7B1E"/>
    <w:rsid w:val="004A7F6B"/>
    <w:rsid w:val="004B0034"/>
    <w:rsid w:val="004B1118"/>
    <w:rsid w:val="004B197E"/>
    <w:rsid w:val="004B1E79"/>
    <w:rsid w:val="004B1ECF"/>
    <w:rsid w:val="004B2CFE"/>
    <w:rsid w:val="004B32B2"/>
    <w:rsid w:val="004B353A"/>
    <w:rsid w:val="004B37EF"/>
    <w:rsid w:val="004B3F1F"/>
    <w:rsid w:val="004B46FB"/>
    <w:rsid w:val="004B477A"/>
    <w:rsid w:val="004B4C3E"/>
    <w:rsid w:val="004B509C"/>
    <w:rsid w:val="004B5C12"/>
    <w:rsid w:val="004B5C78"/>
    <w:rsid w:val="004B5D40"/>
    <w:rsid w:val="004B5F2F"/>
    <w:rsid w:val="004B5FB0"/>
    <w:rsid w:val="004B6BA1"/>
    <w:rsid w:val="004B6CF7"/>
    <w:rsid w:val="004B73DA"/>
    <w:rsid w:val="004B7B61"/>
    <w:rsid w:val="004C05CE"/>
    <w:rsid w:val="004C0E00"/>
    <w:rsid w:val="004C1AA5"/>
    <w:rsid w:val="004C1C9D"/>
    <w:rsid w:val="004C31B8"/>
    <w:rsid w:val="004C3490"/>
    <w:rsid w:val="004C34A6"/>
    <w:rsid w:val="004C3E44"/>
    <w:rsid w:val="004C5096"/>
    <w:rsid w:val="004C5129"/>
    <w:rsid w:val="004C5D80"/>
    <w:rsid w:val="004C71E4"/>
    <w:rsid w:val="004C7575"/>
    <w:rsid w:val="004C768E"/>
    <w:rsid w:val="004D04BF"/>
    <w:rsid w:val="004D071A"/>
    <w:rsid w:val="004D0AC8"/>
    <w:rsid w:val="004D1060"/>
    <w:rsid w:val="004D1187"/>
    <w:rsid w:val="004D13EA"/>
    <w:rsid w:val="004D2359"/>
    <w:rsid w:val="004D2692"/>
    <w:rsid w:val="004D2976"/>
    <w:rsid w:val="004D32EF"/>
    <w:rsid w:val="004D359C"/>
    <w:rsid w:val="004D3CB2"/>
    <w:rsid w:val="004D3D81"/>
    <w:rsid w:val="004D4939"/>
    <w:rsid w:val="004D4A16"/>
    <w:rsid w:val="004D4D9A"/>
    <w:rsid w:val="004D5A0E"/>
    <w:rsid w:val="004D5E7A"/>
    <w:rsid w:val="004D6E41"/>
    <w:rsid w:val="004E0CED"/>
    <w:rsid w:val="004E0FE9"/>
    <w:rsid w:val="004E117B"/>
    <w:rsid w:val="004E1218"/>
    <w:rsid w:val="004E190D"/>
    <w:rsid w:val="004E1C4C"/>
    <w:rsid w:val="004E257E"/>
    <w:rsid w:val="004E3426"/>
    <w:rsid w:val="004E388B"/>
    <w:rsid w:val="004E44AC"/>
    <w:rsid w:val="004E4857"/>
    <w:rsid w:val="004E4DBC"/>
    <w:rsid w:val="004E557B"/>
    <w:rsid w:val="004E5E20"/>
    <w:rsid w:val="004E5F36"/>
    <w:rsid w:val="004E6A94"/>
    <w:rsid w:val="004E7185"/>
    <w:rsid w:val="004E7288"/>
    <w:rsid w:val="004E7C9F"/>
    <w:rsid w:val="004E7F8F"/>
    <w:rsid w:val="004F0634"/>
    <w:rsid w:val="004F0F12"/>
    <w:rsid w:val="004F31A9"/>
    <w:rsid w:val="004F352E"/>
    <w:rsid w:val="004F373D"/>
    <w:rsid w:val="004F3DD9"/>
    <w:rsid w:val="004F48BB"/>
    <w:rsid w:val="004F519B"/>
    <w:rsid w:val="004F520A"/>
    <w:rsid w:val="004F532B"/>
    <w:rsid w:val="004F6049"/>
    <w:rsid w:val="004F6DA1"/>
    <w:rsid w:val="004F6E15"/>
    <w:rsid w:val="004F76FA"/>
    <w:rsid w:val="004F778F"/>
    <w:rsid w:val="004F77E4"/>
    <w:rsid w:val="00500BBA"/>
    <w:rsid w:val="00500BE0"/>
    <w:rsid w:val="00500F27"/>
    <w:rsid w:val="005017FB"/>
    <w:rsid w:val="0050194A"/>
    <w:rsid w:val="00501AF7"/>
    <w:rsid w:val="00501D3B"/>
    <w:rsid w:val="005021A1"/>
    <w:rsid w:val="005025FF"/>
    <w:rsid w:val="00503374"/>
    <w:rsid w:val="0050351E"/>
    <w:rsid w:val="00503ADB"/>
    <w:rsid w:val="00506994"/>
    <w:rsid w:val="005071EA"/>
    <w:rsid w:val="0050738B"/>
    <w:rsid w:val="0050791E"/>
    <w:rsid w:val="00507DC6"/>
    <w:rsid w:val="00507FF6"/>
    <w:rsid w:val="005103D5"/>
    <w:rsid w:val="005107E9"/>
    <w:rsid w:val="00510867"/>
    <w:rsid w:val="00510B82"/>
    <w:rsid w:val="00510C12"/>
    <w:rsid w:val="005119A5"/>
    <w:rsid w:val="00512F26"/>
    <w:rsid w:val="00513932"/>
    <w:rsid w:val="00513AFD"/>
    <w:rsid w:val="00514448"/>
    <w:rsid w:val="00514EF7"/>
    <w:rsid w:val="00514FA1"/>
    <w:rsid w:val="00515547"/>
    <w:rsid w:val="00516C8E"/>
    <w:rsid w:val="0051717C"/>
    <w:rsid w:val="00517E2F"/>
    <w:rsid w:val="005205C9"/>
    <w:rsid w:val="00520C70"/>
    <w:rsid w:val="0052112B"/>
    <w:rsid w:val="005217EF"/>
    <w:rsid w:val="00521B8A"/>
    <w:rsid w:val="00521E0C"/>
    <w:rsid w:val="00522624"/>
    <w:rsid w:val="005229FD"/>
    <w:rsid w:val="005243D1"/>
    <w:rsid w:val="00524C27"/>
    <w:rsid w:val="00524FE5"/>
    <w:rsid w:val="00525227"/>
    <w:rsid w:val="005257AD"/>
    <w:rsid w:val="005257F3"/>
    <w:rsid w:val="00525A03"/>
    <w:rsid w:val="00525C4D"/>
    <w:rsid w:val="00525E4C"/>
    <w:rsid w:val="005265D5"/>
    <w:rsid w:val="005274A1"/>
    <w:rsid w:val="00527881"/>
    <w:rsid w:val="0052796F"/>
    <w:rsid w:val="00527EE7"/>
    <w:rsid w:val="00530AC1"/>
    <w:rsid w:val="00530B6E"/>
    <w:rsid w:val="00531596"/>
    <w:rsid w:val="00531C8E"/>
    <w:rsid w:val="00532207"/>
    <w:rsid w:val="0053244C"/>
    <w:rsid w:val="00532B27"/>
    <w:rsid w:val="00532E42"/>
    <w:rsid w:val="0053309A"/>
    <w:rsid w:val="005334BD"/>
    <w:rsid w:val="005334EB"/>
    <w:rsid w:val="00533827"/>
    <w:rsid w:val="0053430A"/>
    <w:rsid w:val="0053499A"/>
    <w:rsid w:val="00534BDB"/>
    <w:rsid w:val="005357BD"/>
    <w:rsid w:val="005358CA"/>
    <w:rsid w:val="00535FEF"/>
    <w:rsid w:val="00536645"/>
    <w:rsid w:val="00536682"/>
    <w:rsid w:val="005366E9"/>
    <w:rsid w:val="00536D35"/>
    <w:rsid w:val="00536D58"/>
    <w:rsid w:val="00537276"/>
    <w:rsid w:val="005372C9"/>
    <w:rsid w:val="005377BB"/>
    <w:rsid w:val="00537A58"/>
    <w:rsid w:val="00537D5F"/>
    <w:rsid w:val="00540024"/>
    <w:rsid w:val="005403F8"/>
    <w:rsid w:val="0054084B"/>
    <w:rsid w:val="00541E42"/>
    <w:rsid w:val="0054240F"/>
    <w:rsid w:val="00542A85"/>
    <w:rsid w:val="00542B78"/>
    <w:rsid w:val="00542EBA"/>
    <w:rsid w:val="00542F92"/>
    <w:rsid w:val="00543622"/>
    <w:rsid w:val="00543A39"/>
    <w:rsid w:val="0054457B"/>
    <w:rsid w:val="00544ED1"/>
    <w:rsid w:val="00545317"/>
    <w:rsid w:val="00545621"/>
    <w:rsid w:val="00546008"/>
    <w:rsid w:val="00546FDB"/>
    <w:rsid w:val="005471A6"/>
    <w:rsid w:val="00547C30"/>
    <w:rsid w:val="0055043D"/>
    <w:rsid w:val="005504B2"/>
    <w:rsid w:val="00550BC3"/>
    <w:rsid w:val="00551299"/>
    <w:rsid w:val="00552141"/>
    <w:rsid w:val="005521EE"/>
    <w:rsid w:val="0055310A"/>
    <w:rsid w:val="005532BE"/>
    <w:rsid w:val="00554DE4"/>
    <w:rsid w:val="00554F1A"/>
    <w:rsid w:val="00555512"/>
    <w:rsid w:val="005558D5"/>
    <w:rsid w:val="00555A07"/>
    <w:rsid w:val="00556DC2"/>
    <w:rsid w:val="0055717F"/>
    <w:rsid w:val="0055797D"/>
    <w:rsid w:val="00560302"/>
    <w:rsid w:val="0056041A"/>
    <w:rsid w:val="00560C3E"/>
    <w:rsid w:val="00561526"/>
    <w:rsid w:val="0056225C"/>
    <w:rsid w:val="005636F2"/>
    <w:rsid w:val="00563E8A"/>
    <w:rsid w:val="00564158"/>
    <w:rsid w:val="00564454"/>
    <w:rsid w:val="00564B70"/>
    <w:rsid w:val="00564EBC"/>
    <w:rsid w:val="00565197"/>
    <w:rsid w:val="005654BB"/>
    <w:rsid w:val="005667CB"/>
    <w:rsid w:val="00566A4E"/>
    <w:rsid w:val="00566DF8"/>
    <w:rsid w:val="0056705C"/>
    <w:rsid w:val="00570923"/>
    <w:rsid w:val="00570AC6"/>
    <w:rsid w:val="00570F6A"/>
    <w:rsid w:val="0057153D"/>
    <w:rsid w:val="00571603"/>
    <w:rsid w:val="00572CFD"/>
    <w:rsid w:val="0057346D"/>
    <w:rsid w:val="00573584"/>
    <w:rsid w:val="00573FA1"/>
    <w:rsid w:val="00574151"/>
    <w:rsid w:val="00574546"/>
    <w:rsid w:val="00575A5F"/>
    <w:rsid w:val="00575ABF"/>
    <w:rsid w:val="00575AC6"/>
    <w:rsid w:val="00575E61"/>
    <w:rsid w:val="00576A7E"/>
    <w:rsid w:val="005772ED"/>
    <w:rsid w:val="00577BB9"/>
    <w:rsid w:val="0058075B"/>
    <w:rsid w:val="00580848"/>
    <w:rsid w:val="00580D50"/>
    <w:rsid w:val="00580EF2"/>
    <w:rsid w:val="00581F17"/>
    <w:rsid w:val="00582110"/>
    <w:rsid w:val="00582353"/>
    <w:rsid w:val="00582550"/>
    <w:rsid w:val="00582792"/>
    <w:rsid w:val="005840DB"/>
    <w:rsid w:val="0058419A"/>
    <w:rsid w:val="00584233"/>
    <w:rsid w:val="0058490C"/>
    <w:rsid w:val="00584D3C"/>
    <w:rsid w:val="00585316"/>
    <w:rsid w:val="0058536A"/>
    <w:rsid w:val="00585875"/>
    <w:rsid w:val="00585E1F"/>
    <w:rsid w:val="005868BE"/>
    <w:rsid w:val="00586D46"/>
    <w:rsid w:val="00587D34"/>
    <w:rsid w:val="00587D63"/>
    <w:rsid w:val="005905E2"/>
    <w:rsid w:val="00591BE4"/>
    <w:rsid w:val="005937A9"/>
    <w:rsid w:val="005943B2"/>
    <w:rsid w:val="00595075"/>
    <w:rsid w:val="00595580"/>
    <w:rsid w:val="005974A5"/>
    <w:rsid w:val="005A01D7"/>
    <w:rsid w:val="005A0A36"/>
    <w:rsid w:val="005A0B76"/>
    <w:rsid w:val="005A0D79"/>
    <w:rsid w:val="005A0E79"/>
    <w:rsid w:val="005A195C"/>
    <w:rsid w:val="005A1973"/>
    <w:rsid w:val="005A1C95"/>
    <w:rsid w:val="005A1DA0"/>
    <w:rsid w:val="005A211E"/>
    <w:rsid w:val="005A233C"/>
    <w:rsid w:val="005A3937"/>
    <w:rsid w:val="005A4C51"/>
    <w:rsid w:val="005A5A64"/>
    <w:rsid w:val="005A5FC2"/>
    <w:rsid w:val="005A63F0"/>
    <w:rsid w:val="005A6CD5"/>
    <w:rsid w:val="005A74F0"/>
    <w:rsid w:val="005A75E0"/>
    <w:rsid w:val="005A7644"/>
    <w:rsid w:val="005A7A41"/>
    <w:rsid w:val="005A7CB6"/>
    <w:rsid w:val="005B0A1D"/>
    <w:rsid w:val="005B0D2F"/>
    <w:rsid w:val="005B1189"/>
    <w:rsid w:val="005B14B3"/>
    <w:rsid w:val="005B17A5"/>
    <w:rsid w:val="005B1DE1"/>
    <w:rsid w:val="005B2021"/>
    <w:rsid w:val="005B2999"/>
    <w:rsid w:val="005B3496"/>
    <w:rsid w:val="005B3A1F"/>
    <w:rsid w:val="005B406A"/>
    <w:rsid w:val="005B4729"/>
    <w:rsid w:val="005B4AB0"/>
    <w:rsid w:val="005B7550"/>
    <w:rsid w:val="005B7D9F"/>
    <w:rsid w:val="005C00FA"/>
    <w:rsid w:val="005C03EF"/>
    <w:rsid w:val="005C1094"/>
    <w:rsid w:val="005C1176"/>
    <w:rsid w:val="005C149B"/>
    <w:rsid w:val="005C1514"/>
    <w:rsid w:val="005C15A4"/>
    <w:rsid w:val="005C1DB7"/>
    <w:rsid w:val="005C2198"/>
    <w:rsid w:val="005C21DC"/>
    <w:rsid w:val="005C2B30"/>
    <w:rsid w:val="005C3075"/>
    <w:rsid w:val="005C36AA"/>
    <w:rsid w:val="005C3C8C"/>
    <w:rsid w:val="005C4156"/>
    <w:rsid w:val="005C42C3"/>
    <w:rsid w:val="005C4645"/>
    <w:rsid w:val="005C55CD"/>
    <w:rsid w:val="005C571B"/>
    <w:rsid w:val="005C58A3"/>
    <w:rsid w:val="005C5F3A"/>
    <w:rsid w:val="005C6280"/>
    <w:rsid w:val="005C7B44"/>
    <w:rsid w:val="005D0157"/>
    <w:rsid w:val="005D04E0"/>
    <w:rsid w:val="005D1144"/>
    <w:rsid w:val="005D362C"/>
    <w:rsid w:val="005D41C4"/>
    <w:rsid w:val="005D53CC"/>
    <w:rsid w:val="005D5DBA"/>
    <w:rsid w:val="005D6623"/>
    <w:rsid w:val="005D6939"/>
    <w:rsid w:val="005D696E"/>
    <w:rsid w:val="005D6B56"/>
    <w:rsid w:val="005D70B8"/>
    <w:rsid w:val="005D7CF6"/>
    <w:rsid w:val="005E049C"/>
    <w:rsid w:val="005E051A"/>
    <w:rsid w:val="005E108E"/>
    <w:rsid w:val="005E1261"/>
    <w:rsid w:val="005E1DAE"/>
    <w:rsid w:val="005E2200"/>
    <w:rsid w:val="005E2584"/>
    <w:rsid w:val="005E3B0F"/>
    <w:rsid w:val="005E3FEA"/>
    <w:rsid w:val="005E48C2"/>
    <w:rsid w:val="005E4A3E"/>
    <w:rsid w:val="005E5A3C"/>
    <w:rsid w:val="005E602E"/>
    <w:rsid w:val="005E6398"/>
    <w:rsid w:val="005E69C6"/>
    <w:rsid w:val="005E70DD"/>
    <w:rsid w:val="005E76B5"/>
    <w:rsid w:val="005E7C42"/>
    <w:rsid w:val="005E7DAB"/>
    <w:rsid w:val="005E7F69"/>
    <w:rsid w:val="005F0871"/>
    <w:rsid w:val="005F0B3C"/>
    <w:rsid w:val="005F0DBB"/>
    <w:rsid w:val="005F11FF"/>
    <w:rsid w:val="005F269F"/>
    <w:rsid w:val="005F2ADB"/>
    <w:rsid w:val="005F2D53"/>
    <w:rsid w:val="005F3CE5"/>
    <w:rsid w:val="005F444E"/>
    <w:rsid w:val="005F4D02"/>
    <w:rsid w:val="005F4D54"/>
    <w:rsid w:val="005F4F22"/>
    <w:rsid w:val="005F5EC5"/>
    <w:rsid w:val="005F61E5"/>
    <w:rsid w:val="005F65E1"/>
    <w:rsid w:val="005F6DAC"/>
    <w:rsid w:val="005F7715"/>
    <w:rsid w:val="005F7B33"/>
    <w:rsid w:val="005F7F60"/>
    <w:rsid w:val="0060145B"/>
    <w:rsid w:val="00601473"/>
    <w:rsid w:val="006015E2"/>
    <w:rsid w:val="0060180F"/>
    <w:rsid w:val="0060235F"/>
    <w:rsid w:val="00602E84"/>
    <w:rsid w:val="00603947"/>
    <w:rsid w:val="00604227"/>
    <w:rsid w:val="0060463C"/>
    <w:rsid w:val="00604861"/>
    <w:rsid w:val="006048E9"/>
    <w:rsid w:val="00604D4D"/>
    <w:rsid w:val="00604D56"/>
    <w:rsid w:val="0060567F"/>
    <w:rsid w:val="006059C9"/>
    <w:rsid w:val="0060680D"/>
    <w:rsid w:val="00606D5D"/>
    <w:rsid w:val="00607B56"/>
    <w:rsid w:val="00607C2E"/>
    <w:rsid w:val="00607D03"/>
    <w:rsid w:val="00607F64"/>
    <w:rsid w:val="006102C7"/>
    <w:rsid w:val="006116BE"/>
    <w:rsid w:val="0061209F"/>
    <w:rsid w:val="0061292B"/>
    <w:rsid w:val="00612C3A"/>
    <w:rsid w:val="00612E5A"/>
    <w:rsid w:val="006131FB"/>
    <w:rsid w:val="006132DC"/>
    <w:rsid w:val="00613442"/>
    <w:rsid w:val="00613880"/>
    <w:rsid w:val="006138D1"/>
    <w:rsid w:val="00613F04"/>
    <w:rsid w:val="006140A0"/>
    <w:rsid w:val="00614985"/>
    <w:rsid w:val="006150BE"/>
    <w:rsid w:val="006156DD"/>
    <w:rsid w:val="006162E9"/>
    <w:rsid w:val="00616357"/>
    <w:rsid w:val="00616DDA"/>
    <w:rsid w:val="00616F57"/>
    <w:rsid w:val="00617DE1"/>
    <w:rsid w:val="00620510"/>
    <w:rsid w:val="006205C8"/>
    <w:rsid w:val="00620D8D"/>
    <w:rsid w:val="00620DD8"/>
    <w:rsid w:val="00621275"/>
    <w:rsid w:val="00621879"/>
    <w:rsid w:val="00621A79"/>
    <w:rsid w:val="00621C39"/>
    <w:rsid w:val="00621E07"/>
    <w:rsid w:val="00621F25"/>
    <w:rsid w:val="00621FBA"/>
    <w:rsid w:val="006225A5"/>
    <w:rsid w:val="006231D2"/>
    <w:rsid w:val="00623CEA"/>
    <w:rsid w:val="006247B2"/>
    <w:rsid w:val="00624A1B"/>
    <w:rsid w:val="006260CA"/>
    <w:rsid w:val="00626C1E"/>
    <w:rsid w:val="006272D2"/>
    <w:rsid w:val="00627CC1"/>
    <w:rsid w:val="006304C2"/>
    <w:rsid w:val="0063082D"/>
    <w:rsid w:val="00630EE0"/>
    <w:rsid w:val="00631178"/>
    <w:rsid w:val="00632C26"/>
    <w:rsid w:val="00632F34"/>
    <w:rsid w:val="00633061"/>
    <w:rsid w:val="0063335C"/>
    <w:rsid w:val="00633376"/>
    <w:rsid w:val="00633C20"/>
    <w:rsid w:val="006346DB"/>
    <w:rsid w:val="00634A6D"/>
    <w:rsid w:val="00635607"/>
    <w:rsid w:val="006356B5"/>
    <w:rsid w:val="00635A3A"/>
    <w:rsid w:val="00635A91"/>
    <w:rsid w:val="00636908"/>
    <w:rsid w:val="00636BA4"/>
    <w:rsid w:val="00636CA6"/>
    <w:rsid w:val="006373FE"/>
    <w:rsid w:val="0063745B"/>
    <w:rsid w:val="00637C87"/>
    <w:rsid w:val="00637E84"/>
    <w:rsid w:val="00637F9F"/>
    <w:rsid w:val="0064017B"/>
    <w:rsid w:val="006401A6"/>
    <w:rsid w:val="00640EA7"/>
    <w:rsid w:val="00640F54"/>
    <w:rsid w:val="0064102C"/>
    <w:rsid w:val="006414C3"/>
    <w:rsid w:val="0064151F"/>
    <w:rsid w:val="006418D7"/>
    <w:rsid w:val="00641909"/>
    <w:rsid w:val="0064214D"/>
    <w:rsid w:val="00643F3A"/>
    <w:rsid w:val="00644A0F"/>
    <w:rsid w:val="00645124"/>
    <w:rsid w:val="00645524"/>
    <w:rsid w:val="00646519"/>
    <w:rsid w:val="00646BD7"/>
    <w:rsid w:val="00646F3D"/>
    <w:rsid w:val="00647446"/>
    <w:rsid w:val="00647ABB"/>
    <w:rsid w:val="00647F41"/>
    <w:rsid w:val="006507A5"/>
    <w:rsid w:val="00650B0B"/>
    <w:rsid w:val="00650C82"/>
    <w:rsid w:val="00650E4C"/>
    <w:rsid w:val="00651689"/>
    <w:rsid w:val="00652D4F"/>
    <w:rsid w:val="00653227"/>
    <w:rsid w:val="00653F9E"/>
    <w:rsid w:val="00654B2D"/>
    <w:rsid w:val="0065538D"/>
    <w:rsid w:val="00655983"/>
    <w:rsid w:val="006560F6"/>
    <w:rsid w:val="00656654"/>
    <w:rsid w:val="006568BD"/>
    <w:rsid w:val="00656FB9"/>
    <w:rsid w:val="00657A1E"/>
    <w:rsid w:val="0066086A"/>
    <w:rsid w:val="00660950"/>
    <w:rsid w:val="00660B93"/>
    <w:rsid w:val="00660C06"/>
    <w:rsid w:val="00660DB6"/>
    <w:rsid w:val="00661517"/>
    <w:rsid w:val="00661BC8"/>
    <w:rsid w:val="00662075"/>
    <w:rsid w:val="006624B8"/>
    <w:rsid w:val="006629D0"/>
    <w:rsid w:val="00662F18"/>
    <w:rsid w:val="00663447"/>
    <w:rsid w:val="00663754"/>
    <w:rsid w:val="006637E7"/>
    <w:rsid w:val="0066381C"/>
    <w:rsid w:val="00664219"/>
    <w:rsid w:val="00664B9F"/>
    <w:rsid w:val="00665708"/>
    <w:rsid w:val="006657A5"/>
    <w:rsid w:val="00665D63"/>
    <w:rsid w:val="0066679A"/>
    <w:rsid w:val="0066717B"/>
    <w:rsid w:val="006676EE"/>
    <w:rsid w:val="006678CA"/>
    <w:rsid w:val="00667F80"/>
    <w:rsid w:val="006702E1"/>
    <w:rsid w:val="00670472"/>
    <w:rsid w:val="00670CF4"/>
    <w:rsid w:val="006726B6"/>
    <w:rsid w:val="006726F7"/>
    <w:rsid w:val="00672FF6"/>
    <w:rsid w:val="006735FB"/>
    <w:rsid w:val="00674F1C"/>
    <w:rsid w:val="00674F7F"/>
    <w:rsid w:val="006751E7"/>
    <w:rsid w:val="00675223"/>
    <w:rsid w:val="0067619C"/>
    <w:rsid w:val="00677185"/>
    <w:rsid w:val="00677211"/>
    <w:rsid w:val="00677601"/>
    <w:rsid w:val="00677CEE"/>
    <w:rsid w:val="0068050A"/>
    <w:rsid w:val="006805D8"/>
    <w:rsid w:val="00681117"/>
    <w:rsid w:val="00681629"/>
    <w:rsid w:val="00682219"/>
    <w:rsid w:val="0068325A"/>
    <w:rsid w:val="00683539"/>
    <w:rsid w:val="00683CA0"/>
    <w:rsid w:val="006860D5"/>
    <w:rsid w:val="0068616E"/>
    <w:rsid w:val="00687184"/>
    <w:rsid w:val="006873F1"/>
    <w:rsid w:val="006877B8"/>
    <w:rsid w:val="00687A24"/>
    <w:rsid w:val="00687B02"/>
    <w:rsid w:val="00687B19"/>
    <w:rsid w:val="006908B4"/>
    <w:rsid w:val="00690F96"/>
    <w:rsid w:val="00691740"/>
    <w:rsid w:val="00691A56"/>
    <w:rsid w:val="00692887"/>
    <w:rsid w:val="0069434E"/>
    <w:rsid w:val="0069501B"/>
    <w:rsid w:val="00695329"/>
    <w:rsid w:val="0069763C"/>
    <w:rsid w:val="00697CE0"/>
    <w:rsid w:val="006A13BA"/>
    <w:rsid w:val="006A1976"/>
    <w:rsid w:val="006A19A2"/>
    <w:rsid w:val="006A1A36"/>
    <w:rsid w:val="006A1DA4"/>
    <w:rsid w:val="006A2202"/>
    <w:rsid w:val="006A28DD"/>
    <w:rsid w:val="006A3086"/>
    <w:rsid w:val="006A3671"/>
    <w:rsid w:val="006A36D6"/>
    <w:rsid w:val="006A3717"/>
    <w:rsid w:val="006A3924"/>
    <w:rsid w:val="006A4024"/>
    <w:rsid w:val="006A4389"/>
    <w:rsid w:val="006A5A5A"/>
    <w:rsid w:val="006A6619"/>
    <w:rsid w:val="006A6E1C"/>
    <w:rsid w:val="006A6F22"/>
    <w:rsid w:val="006A72CD"/>
    <w:rsid w:val="006A730A"/>
    <w:rsid w:val="006A782B"/>
    <w:rsid w:val="006A7897"/>
    <w:rsid w:val="006A7C33"/>
    <w:rsid w:val="006A7E1E"/>
    <w:rsid w:val="006B0F34"/>
    <w:rsid w:val="006B1472"/>
    <w:rsid w:val="006B1BC1"/>
    <w:rsid w:val="006B230E"/>
    <w:rsid w:val="006B2852"/>
    <w:rsid w:val="006B2A3A"/>
    <w:rsid w:val="006B41F9"/>
    <w:rsid w:val="006B6127"/>
    <w:rsid w:val="006B6347"/>
    <w:rsid w:val="006B67B3"/>
    <w:rsid w:val="006B6F3B"/>
    <w:rsid w:val="006C02EE"/>
    <w:rsid w:val="006C05AF"/>
    <w:rsid w:val="006C0746"/>
    <w:rsid w:val="006C0887"/>
    <w:rsid w:val="006C0D9C"/>
    <w:rsid w:val="006C0EEA"/>
    <w:rsid w:val="006C1783"/>
    <w:rsid w:val="006C2C6C"/>
    <w:rsid w:val="006C44E0"/>
    <w:rsid w:val="006C4DBF"/>
    <w:rsid w:val="006C4F63"/>
    <w:rsid w:val="006C5077"/>
    <w:rsid w:val="006C50FC"/>
    <w:rsid w:val="006C55F7"/>
    <w:rsid w:val="006C593F"/>
    <w:rsid w:val="006C5C68"/>
    <w:rsid w:val="006C6625"/>
    <w:rsid w:val="006C667B"/>
    <w:rsid w:val="006C7329"/>
    <w:rsid w:val="006C733C"/>
    <w:rsid w:val="006C7362"/>
    <w:rsid w:val="006C74D0"/>
    <w:rsid w:val="006C755C"/>
    <w:rsid w:val="006C78A4"/>
    <w:rsid w:val="006C791F"/>
    <w:rsid w:val="006C7BD7"/>
    <w:rsid w:val="006D139C"/>
    <w:rsid w:val="006D1467"/>
    <w:rsid w:val="006D1BAD"/>
    <w:rsid w:val="006D23BB"/>
    <w:rsid w:val="006D267F"/>
    <w:rsid w:val="006D2953"/>
    <w:rsid w:val="006D299E"/>
    <w:rsid w:val="006D2BF3"/>
    <w:rsid w:val="006D2EC3"/>
    <w:rsid w:val="006D3DD7"/>
    <w:rsid w:val="006D56D4"/>
    <w:rsid w:val="006D56FC"/>
    <w:rsid w:val="006D60E6"/>
    <w:rsid w:val="006D62AA"/>
    <w:rsid w:val="006D6772"/>
    <w:rsid w:val="006D69A4"/>
    <w:rsid w:val="006D6B20"/>
    <w:rsid w:val="006D7404"/>
    <w:rsid w:val="006D7AE3"/>
    <w:rsid w:val="006E03D9"/>
    <w:rsid w:val="006E0FA4"/>
    <w:rsid w:val="006E15E0"/>
    <w:rsid w:val="006E2729"/>
    <w:rsid w:val="006E306F"/>
    <w:rsid w:val="006E3AA7"/>
    <w:rsid w:val="006E3E2C"/>
    <w:rsid w:val="006E3F7B"/>
    <w:rsid w:val="006E4B34"/>
    <w:rsid w:val="006E6112"/>
    <w:rsid w:val="006E64E3"/>
    <w:rsid w:val="006E7511"/>
    <w:rsid w:val="006E7B93"/>
    <w:rsid w:val="006E7F4A"/>
    <w:rsid w:val="006F033B"/>
    <w:rsid w:val="006F0BC4"/>
    <w:rsid w:val="006F14BF"/>
    <w:rsid w:val="006F194B"/>
    <w:rsid w:val="006F22E8"/>
    <w:rsid w:val="006F23E4"/>
    <w:rsid w:val="006F270E"/>
    <w:rsid w:val="006F280D"/>
    <w:rsid w:val="006F2A46"/>
    <w:rsid w:val="006F3816"/>
    <w:rsid w:val="006F4757"/>
    <w:rsid w:val="006F49F9"/>
    <w:rsid w:val="006F534F"/>
    <w:rsid w:val="006F53C2"/>
    <w:rsid w:val="006F603C"/>
    <w:rsid w:val="006F610D"/>
    <w:rsid w:val="006F646F"/>
    <w:rsid w:val="00700C48"/>
    <w:rsid w:val="00700DF0"/>
    <w:rsid w:val="00701ACF"/>
    <w:rsid w:val="007027FC"/>
    <w:rsid w:val="00704AF4"/>
    <w:rsid w:val="00704CB0"/>
    <w:rsid w:val="00705281"/>
    <w:rsid w:val="007068FB"/>
    <w:rsid w:val="0070714E"/>
    <w:rsid w:val="007105F6"/>
    <w:rsid w:val="00710B1B"/>
    <w:rsid w:val="007110E9"/>
    <w:rsid w:val="00711B40"/>
    <w:rsid w:val="00711C95"/>
    <w:rsid w:val="00711E81"/>
    <w:rsid w:val="00712860"/>
    <w:rsid w:val="00713221"/>
    <w:rsid w:val="007132DD"/>
    <w:rsid w:val="0071367E"/>
    <w:rsid w:val="00714543"/>
    <w:rsid w:val="00714602"/>
    <w:rsid w:val="00714945"/>
    <w:rsid w:val="007156F5"/>
    <w:rsid w:val="00716BA6"/>
    <w:rsid w:val="00716E40"/>
    <w:rsid w:val="00717EC3"/>
    <w:rsid w:val="007214B9"/>
    <w:rsid w:val="007216D1"/>
    <w:rsid w:val="00721A9B"/>
    <w:rsid w:val="00721D5C"/>
    <w:rsid w:val="00722036"/>
    <w:rsid w:val="00722484"/>
    <w:rsid w:val="00723173"/>
    <w:rsid w:val="00723206"/>
    <w:rsid w:val="00724610"/>
    <w:rsid w:val="00724A49"/>
    <w:rsid w:val="00724DE8"/>
    <w:rsid w:val="007254AC"/>
    <w:rsid w:val="007259A8"/>
    <w:rsid w:val="007259D7"/>
    <w:rsid w:val="007266F2"/>
    <w:rsid w:val="00726D45"/>
    <w:rsid w:val="00726F88"/>
    <w:rsid w:val="007275ED"/>
    <w:rsid w:val="007302D6"/>
    <w:rsid w:val="007305EC"/>
    <w:rsid w:val="007307B7"/>
    <w:rsid w:val="00730B52"/>
    <w:rsid w:val="00730BC5"/>
    <w:rsid w:val="00731A56"/>
    <w:rsid w:val="00731AF9"/>
    <w:rsid w:val="00732236"/>
    <w:rsid w:val="0073278D"/>
    <w:rsid w:val="00733346"/>
    <w:rsid w:val="0073379C"/>
    <w:rsid w:val="0073401B"/>
    <w:rsid w:val="007346B2"/>
    <w:rsid w:val="00734D3E"/>
    <w:rsid w:val="00735739"/>
    <w:rsid w:val="00735EE1"/>
    <w:rsid w:val="0073615F"/>
    <w:rsid w:val="0073633D"/>
    <w:rsid w:val="0073646C"/>
    <w:rsid w:val="0073754D"/>
    <w:rsid w:val="00737A6A"/>
    <w:rsid w:val="00737D78"/>
    <w:rsid w:val="00740C8E"/>
    <w:rsid w:val="007411F2"/>
    <w:rsid w:val="0074122B"/>
    <w:rsid w:val="00741575"/>
    <w:rsid w:val="00741B55"/>
    <w:rsid w:val="00742CC5"/>
    <w:rsid w:val="0074325B"/>
    <w:rsid w:val="00745950"/>
    <w:rsid w:val="007459BC"/>
    <w:rsid w:val="00746DC7"/>
    <w:rsid w:val="00750251"/>
    <w:rsid w:val="007517A9"/>
    <w:rsid w:val="00751AB1"/>
    <w:rsid w:val="00751CC7"/>
    <w:rsid w:val="007522B0"/>
    <w:rsid w:val="00752A83"/>
    <w:rsid w:val="00752BD4"/>
    <w:rsid w:val="00752EB9"/>
    <w:rsid w:val="00752EFF"/>
    <w:rsid w:val="00753045"/>
    <w:rsid w:val="00754617"/>
    <w:rsid w:val="0075533A"/>
    <w:rsid w:val="00755E79"/>
    <w:rsid w:val="0075647B"/>
    <w:rsid w:val="007565B6"/>
    <w:rsid w:val="00756BB4"/>
    <w:rsid w:val="00757789"/>
    <w:rsid w:val="0076000E"/>
    <w:rsid w:val="00760E4D"/>
    <w:rsid w:val="00760FBB"/>
    <w:rsid w:val="007618CA"/>
    <w:rsid w:val="0076211A"/>
    <w:rsid w:val="00762932"/>
    <w:rsid w:val="00762D72"/>
    <w:rsid w:val="0076375F"/>
    <w:rsid w:val="007637E5"/>
    <w:rsid w:val="007638CE"/>
    <w:rsid w:val="007639B0"/>
    <w:rsid w:val="0076449C"/>
    <w:rsid w:val="0076481D"/>
    <w:rsid w:val="00764BEE"/>
    <w:rsid w:val="0076624C"/>
    <w:rsid w:val="00767B3A"/>
    <w:rsid w:val="00767EC0"/>
    <w:rsid w:val="007713AD"/>
    <w:rsid w:val="007717BC"/>
    <w:rsid w:val="00771EA4"/>
    <w:rsid w:val="00772DB3"/>
    <w:rsid w:val="00772EFE"/>
    <w:rsid w:val="007731E1"/>
    <w:rsid w:val="00773BA8"/>
    <w:rsid w:val="00773BFC"/>
    <w:rsid w:val="00775087"/>
    <w:rsid w:val="0077599A"/>
    <w:rsid w:val="00776345"/>
    <w:rsid w:val="0077730E"/>
    <w:rsid w:val="00777CA5"/>
    <w:rsid w:val="00780112"/>
    <w:rsid w:val="00780B01"/>
    <w:rsid w:val="00781314"/>
    <w:rsid w:val="007819E3"/>
    <w:rsid w:val="00782072"/>
    <w:rsid w:val="0078222E"/>
    <w:rsid w:val="0078312F"/>
    <w:rsid w:val="00783659"/>
    <w:rsid w:val="00783F9C"/>
    <w:rsid w:val="00784AB8"/>
    <w:rsid w:val="00784B3B"/>
    <w:rsid w:val="007853BD"/>
    <w:rsid w:val="00785501"/>
    <w:rsid w:val="00785D35"/>
    <w:rsid w:val="00786121"/>
    <w:rsid w:val="00786FD8"/>
    <w:rsid w:val="0078789A"/>
    <w:rsid w:val="0078797B"/>
    <w:rsid w:val="00787AAA"/>
    <w:rsid w:val="00787BCD"/>
    <w:rsid w:val="00787FCE"/>
    <w:rsid w:val="00790F50"/>
    <w:rsid w:val="0079161F"/>
    <w:rsid w:val="00792680"/>
    <w:rsid w:val="00792792"/>
    <w:rsid w:val="00792B33"/>
    <w:rsid w:val="00792C66"/>
    <w:rsid w:val="0079332A"/>
    <w:rsid w:val="007935F7"/>
    <w:rsid w:val="00793F0A"/>
    <w:rsid w:val="007942D0"/>
    <w:rsid w:val="007949E6"/>
    <w:rsid w:val="00795EB9"/>
    <w:rsid w:val="00796116"/>
    <w:rsid w:val="00797BC5"/>
    <w:rsid w:val="007A05A5"/>
    <w:rsid w:val="007A0F12"/>
    <w:rsid w:val="007A1F76"/>
    <w:rsid w:val="007A23A3"/>
    <w:rsid w:val="007A2A2A"/>
    <w:rsid w:val="007A2A7B"/>
    <w:rsid w:val="007A2C56"/>
    <w:rsid w:val="007A346F"/>
    <w:rsid w:val="007A38EF"/>
    <w:rsid w:val="007A42C2"/>
    <w:rsid w:val="007A4B4B"/>
    <w:rsid w:val="007A4C59"/>
    <w:rsid w:val="007A5F52"/>
    <w:rsid w:val="007A6B4F"/>
    <w:rsid w:val="007A7BC6"/>
    <w:rsid w:val="007A7EEE"/>
    <w:rsid w:val="007B037B"/>
    <w:rsid w:val="007B0749"/>
    <w:rsid w:val="007B0BE7"/>
    <w:rsid w:val="007B1193"/>
    <w:rsid w:val="007B1824"/>
    <w:rsid w:val="007B1BFB"/>
    <w:rsid w:val="007B1C73"/>
    <w:rsid w:val="007B28E1"/>
    <w:rsid w:val="007B3919"/>
    <w:rsid w:val="007B4200"/>
    <w:rsid w:val="007B43A6"/>
    <w:rsid w:val="007B44E7"/>
    <w:rsid w:val="007B475E"/>
    <w:rsid w:val="007B4B81"/>
    <w:rsid w:val="007B4DFA"/>
    <w:rsid w:val="007B4F11"/>
    <w:rsid w:val="007B54EA"/>
    <w:rsid w:val="007B57B5"/>
    <w:rsid w:val="007B5E5E"/>
    <w:rsid w:val="007B636C"/>
    <w:rsid w:val="007C06A2"/>
    <w:rsid w:val="007C1055"/>
    <w:rsid w:val="007C1111"/>
    <w:rsid w:val="007C135A"/>
    <w:rsid w:val="007C14C2"/>
    <w:rsid w:val="007C1DC3"/>
    <w:rsid w:val="007C2500"/>
    <w:rsid w:val="007C2B55"/>
    <w:rsid w:val="007C2DCC"/>
    <w:rsid w:val="007C322B"/>
    <w:rsid w:val="007C3241"/>
    <w:rsid w:val="007C35E3"/>
    <w:rsid w:val="007C40B6"/>
    <w:rsid w:val="007C4905"/>
    <w:rsid w:val="007C496E"/>
    <w:rsid w:val="007C4B01"/>
    <w:rsid w:val="007C4D73"/>
    <w:rsid w:val="007C4DCA"/>
    <w:rsid w:val="007C4EC7"/>
    <w:rsid w:val="007C523A"/>
    <w:rsid w:val="007C5558"/>
    <w:rsid w:val="007C5F9E"/>
    <w:rsid w:val="007C6929"/>
    <w:rsid w:val="007C6AB6"/>
    <w:rsid w:val="007C7056"/>
    <w:rsid w:val="007C715F"/>
    <w:rsid w:val="007C751C"/>
    <w:rsid w:val="007C7CEF"/>
    <w:rsid w:val="007D0D45"/>
    <w:rsid w:val="007D0DA6"/>
    <w:rsid w:val="007D10DC"/>
    <w:rsid w:val="007D1AC4"/>
    <w:rsid w:val="007D1C00"/>
    <w:rsid w:val="007D1C26"/>
    <w:rsid w:val="007D1FC9"/>
    <w:rsid w:val="007D2292"/>
    <w:rsid w:val="007D315F"/>
    <w:rsid w:val="007D3193"/>
    <w:rsid w:val="007D33EE"/>
    <w:rsid w:val="007D4511"/>
    <w:rsid w:val="007D583C"/>
    <w:rsid w:val="007D63FA"/>
    <w:rsid w:val="007D64CD"/>
    <w:rsid w:val="007D6756"/>
    <w:rsid w:val="007D766A"/>
    <w:rsid w:val="007D77EE"/>
    <w:rsid w:val="007D797D"/>
    <w:rsid w:val="007E021E"/>
    <w:rsid w:val="007E06C6"/>
    <w:rsid w:val="007E08E5"/>
    <w:rsid w:val="007E0A98"/>
    <w:rsid w:val="007E166E"/>
    <w:rsid w:val="007E1E27"/>
    <w:rsid w:val="007E2A40"/>
    <w:rsid w:val="007E30E6"/>
    <w:rsid w:val="007E4124"/>
    <w:rsid w:val="007E415B"/>
    <w:rsid w:val="007E52C6"/>
    <w:rsid w:val="007E5468"/>
    <w:rsid w:val="007E6E13"/>
    <w:rsid w:val="007E7042"/>
    <w:rsid w:val="007E7EF7"/>
    <w:rsid w:val="007F0210"/>
    <w:rsid w:val="007F03AD"/>
    <w:rsid w:val="007F066F"/>
    <w:rsid w:val="007F06B0"/>
    <w:rsid w:val="007F0A3A"/>
    <w:rsid w:val="007F1CAB"/>
    <w:rsid w:val="007F25A2"/>
    <w:rsid w:val="007F2C29"/>
    <w:rsid w:val="007F2D5B"/>
    <w:rsid w:val="007F2F1C"/>
    <w:rsid w:val="007F3B7E"/>
    <w:rsid w:val="007F5815"/>
    <w:rsid w:val="007F6148"/>
    <w:rsid w:val="007F7986"/>
    <w:rsid w:val="007F7FBA"/>
    <w:rsid w:val="00800A00"/>
    <w:rsid w:val="008013B8"/>
    <w:rsid w:val="00801AF8"/>
    <w:rsid w:val="0080243E"/>
    <w:rsid w:val="008027DB"/>
    <w:rsid w:val="00802855"/>
    <w:rsid w:val="00804166"/>
    <w:rsid w:val="008066EB"/>
    <w:rsid w:val="00806ACE"/>
    <w:rsid w:val="00807F1C"/>
    <w:rsid w:val="00807FD8"/>
    <w:rsid w:val="00810403"/>
    <w:rsid w:val="00810463"/>
    <w:rsid w:val="0081155C"/>
    <w:rsid w:val="008118E6"/>
    <w:rsid w:val="00811D33"/>
    <w:rsid w:val="00811D81"/>
    <w:rsid w:val="00812620"/>
    <w:rsid w:val="00812C9A"/>
    <w:rsid w:val="00812D7B"/>
    <w:rsid w:val="00813BB0"/>
    <w:rsid w:val="008143A8"/>
    <w:rsid w:val="008149BE"/>
    <w:rsid w:val="00814EF1"/>
    <w:rsid w:val="00815A7E"/>
    <w:rsid w:val="008173AE"/>
    <w:rsid w:val="00817E90"/>
    <w:rsid w:val="00820019"/>
    <w:rsid w:val="008207C6"/>
    <w:rsid w:val="0082094C"/>
    <w:rsid w:val="00821162"/>
    <w:rsid w:val="0082125D"/>
    <w:rsid w:val="00821651"/>
    <w:rsid w:val="00821B34"/>
    <w:rsid w:val="00822684"/>
    <w:rsid w:val="00822739"/>
    <w:rsid w:val="00822D17"/>
    <w:rsid w:val="008233FD"/>
    <w:rsid w:val="00824CAA"/>
    <w:rsid w:val="00825D9A"/>
    <w:rsid w:val="00826483"/>
    <w:rsid w:val="008265C3"/>
    <w:rsid w:val="00827107"/>
    <w:rsid w:val="00827224"/>
    <w:rsid w:val="0082735F"/>
    <w:rsid w:val="00827597"/>
    <w:rsid w:val="008276EA"/>
    <w:rsid w:val="00830038"/>
    <w:rsid w:val="008308F2"/>
    <w:rsid w:val="008313B5"/>
    <w:rsid w:val="008313BC"/>
    <w:rsid w:val="0083159D"/>
    <w:rsid w:val="00832279"/>
    <w:rsid w:val="00832B4F"/>
    <w:rsid w:val="00832C6E"/>
    <w:rsid w:val="00832DB6"/>
    <w:rsid w:val="00834048"/>
    <w:rsid w:val="00834850"/>
    <w:rsid w:val="00834A8E"/>
    <w:rsid w:val="0083580F"/>
    <w:rsid w:val="008360D5"/>
    <w:rsid w:val="0083621A"/>
    <w:rsid w:val="008367B9"/>
    <w:rsid w:val="00837750"/>
    <w:rsid w:val="00837761"/>
    <w:rsid w:val="0084055C"/>
    <w:rsid w:val="008415B6"/>
    <w:rsid w:val="0084177C"/>
    <w:rsid w:val="0084193E"/>
    <w:rsid w:val="00841A93"/>
    <w:rsid w:val="00841B3D"/>
    <w:rsid w:val="00842000"/>
    <w:rsid w:val="00842113"/>
    <w:rsid w:val="008429C6"/>
    <w:rsid w:val="00843219"/>
    <w:rsid w:val="00843916"/>
    <w:rsid w:val="00844282"/>
    <w:rsid w:val="00844439"/>
    <w:rsid w:val="0084467F"/>
    <w:rsid w:val="008453B2"/>
    <w:rsid w:val="00845A04"/>
    <w:rsid w:val="00846C8D"/>
    <w:rsid w:val="008479E8"/>
    <w:rsid w:val="008507BF"/>
    <w:rsid w:val="00850CA2"/>
    <w:rsid w:val="008511E2"/>
    <w:rsid w:val="008518EE"/>
    <w:rsid w:val="00851A2D"/>
    <w:rsid w:val="00851DCC"/>
    <w:rsid w:val="00851F03"/>
    <w:rsid w:val="00852323"/>
    <w:rsid w:val="00852F78"/>
    <w:rsid w:val="008536F8"/>
    <w:rsid w:val="00853AEC"/>
    <w:rsid w:val="00853B0B"/>
    <w:rsid w:val="00853D6D"/>
    <w:rsid w:val="00854051"/>
    <w:rsid w:val="00854B91"/>
    <w:rsid w:val="00855DB6"/>
    <w:rsid w:val="008560B9"/>
    <w:rsid w:val="00856755"/>
    <w:rsid w:val="00856A71"/>
    <w:rsid w:val="00856C58"/>
    <w:rsid w:val="00857322"/>
    <w:rsid w:val="0085753A"/>
    <w:rsid w:val="0085764A"/>
    <w:rsid w:val="00857941"/>
    <w:rsid w:val="00860008"/>
    <w:rsid w:val="008607E5"/>
    <w:rsid w:val="00861BE3"/>
    <w:rsid w:val="00861F40"/>
    <w:rsid w:val="00862C37"/>
    <w:rsid w:val="00862E0E"/>
    <w:rsid w:val="00863DF3"/>
    <w:rsid w:val="00863E69"/>
    <w:rsid w:val="008647C7"/>
    <w:rsid w:val="00864AD7"/>
    <w:rsid w:val="00864E82"/>
    <w:rsid w:val="00866128"/>
    <w:rsid w:val="00866D42"/>
    <w:rsid w:val="0086765B"/>
    <w:rsid w:val="0086770E"/>
    <w:rsid w:val="0086796C"/>
    <w:rsid w:val="00867BBF"/>
    <w:rsid w:val="00867E29"/>
    <w:rsid w:val="00870009"/>
    <w:rsid w:val="00870B90"/>
    <w:rsid w:val="00871D0C"/>
    <w:rsid w:val="00872D35"/>
    <w:rsid w:val="00873AFC"/>
    <w:rsid w:val="00873F37"/>
    <w:rsid w:val="0087472E"/>
    <w:rsid w:val="00874978"/>
    <w:rsid w:val="00874D8B"/>
    <w:rsid w:val="0087504A"/>
    <w:rsid w:val="00875DD0"/>
    <w:rsid w:val="00876976"/>
    <w:rsid w:val="00877E63"/>
    <w:rsid w:val="00880268"/>
    <w:rsid w:val="0088040F"/>
    <w:rsid w:val="0088064C"/>
    <w:rsid w:val="00880DB4"/>
    <w:rsid w:val="0088168B"/>
    <w:rsid w:val="00881C32"/>
    <w:rsid w:val="0088262E"/>
    <w:rsid w:val="00882958"/>
    <w:rsid w:val="00882B61"/>
    <w:rsid w:val="00882F17"/>
    <w:rsid w:val="00883223"/>
    <w:rsid w:val="00883C16"/>
    <w:rsid w:val="00883F50"/>
    <w:rsid w:val="00884042"/>
    <w:rsid w:val="00885981"/>
    <w:rsid w:val="00886771"/>
    <w:rsid w:val="00886B8F"/>
    <w:rsid w:val="00886F8A"/>
    <w:rsid w:val="00887143"/>
    <w:rsid w:val="008873C6"/>
    <w:rsid w:val="0089006C"/>
    <w:rsid w:val="00890330"/>
    <w:rsid w:val="008903DE"/>
    <w:rsid w:val="00890420"/>
    <w:rsid w:val="00890EE6"/>
    <w:rsid w:val="00890EFB"/>
    <w:rsid w:val="008913B5"/>
    <w:rsid w:val="00891DA3"/>
    <w:rsid w:val="0089232D"/>
    <w:rsid w:val="00892622"/>
    <w:rsid w:val="0089265F"/>
    <w:rsid w:val="00892E9C"/>
    <w:rsid w:val="008933C2"/>
    <w:rsid w:val="0089376E"/>
    <w:rsid w:val="00893E32"/>
    <w:rsid w:val="00895080"/>
    <w:rsid w:val="00895103"/>
    <w:rsid w:val="008955FE"/>
    <w:rsid w:val="008956AD"/>
    <w:rsid w:val="00895CD3"/>
    <w:rsid w:val="00896AF4"/>
    <w:rsid w:val="0089792A"/>
    <w:rsid w:val="00897A95"/>
    <w:rsid w:val="008A0414"/>
    <w:rsid w:val="008A06DC"/>
    <w:rsid w:val="008A0803"/>
    <w:rsid w:val="008A0DF3"/>
    <w:rsid w:val="008A0E7A"/>
    <w:rsid w:val="008A1350"/>
    <w:rsid w:val="008A1E40"/>
    <w:rsid w:val="008A24F7"/>
    <w:rsid w:val="008A2A9B"/>
    <w:rsid w:val="008A42C7"/>
    <w:rsid w:val="008A480B"/>
    <w:rsid w:val="008A5027"/>
    <w:rsid w:val="008A50CA"/>
    <w:rsid w:val="008A5CD5"/>
    <w:rsid w:val="008A63C4"/>
    <w:rsid w:val="008A6965"/>
    <w:rsid w:val="008A7A49"/>
    <w:rsid w:val="008A7B58"/>
    <w:rsid w:val="008B00E1"/>
    <w:rsid w:val="008B14BB"/>
    <w:rsid w:val="008B18F1"/>
    <w:rsid w:val="008B1BD1"/>
    <w:rsid w:val="008B20DB"/>
    <w:rsid w:val="008B2261"/>
    <w:rsid w:val="008B2587"/>
    <w:rsid w:val="008B25F2"/>
    <w:rsid w:val="008B2DB9"/>
    <w:rsid w:val="008B305E"/>
    <w:rsid w:val="008B3BD2"/>
    <w:rsid w:val="008B43C9"/>
    <w:rsid w:val="008B46EC"/>
    <w:rsid w:val="008B4F97"/>
    <w:rsid w:val="008B5C3C"/>
    <w:rsid w:val="008B5F49"/>
    <w:rsid w:val="008B6664"/>
    <w:rsid w:val="008B7C63"/>
    <w:rsid w:val="008B7FAC"/>
    <w:rsid w:val="008C03D2"/>
    <w:rsid w:val="008C0728"/>
    <w:rsid w:val="008C1440"/>
    <w:rsid w:val="008C2475"/>
    <w:rsid w:val="008C2C24"/>
    <w:rsid w:val="008C3CBD"/>
    <w:rsid w:val="008C47A6"/>
    <w:rsid w:val="008C4B0C"/>
    <w:rsid w:val="008C4D8D"/>
    <w:rsid w:val="008C50FF"/>
    <w:rsid w:val="008C574B"/>
    <w:rsid w:val="008C5A05"/>
    <w:rsid w:val="008C6734"/>
    <w:rsid w:val="008C6F89"/>
    <w:rsid w:val="008C7A27"/>
    <w:rsid w:val="008D0437"/>
    <w:rsid w:val="008D0AAE"/>
    <w:rsid w:val="008D19B9"/>
    <w:rsid w:val="008D1AA8"/>
    <w:rsid w:val="008D1EE2"/>
    <w:rsid w:val="008D2E61"/>
    <w:rsid w:val="008D3411"/>
    <w:rsid w:val="008D3A92"/>
    <w:rsid w:val="008D3BE0"/>
    <w:rsid w:val="008D44B9"/>
    <w:rsid w:val="008D5872"/>
    <w:rsid w:val="008D60E1"/>
    <w:rsid w:val="008D704E"/>
    <w:rsid w:val="008D75A5"/>
    <w:rsid w:val="008E0A01"/>
    <w:rsid w:val="008E0EC7"/>
    <w:rsid w:val="008E1261"/>
    <w:rsid w:val="008E13EE"/>
    <w:rsid w:val="008E142E"/>
    <w:rsid w:val="008E1A9B"/>
    <w:rsid w:val="008E23C1"/>
    <w:rsid w:val="008E2E62"/>
    <w:rsid w:val="008E3A91"/>
    <w:rsid w:val="008E3D31"/>
    <w:rsid w:val="008E3D54"/>
    <w:rsid w:val="008E78D8"/>
    <w:rsid w:val="008F0AC6"/>
    <w:rsid w:val="008F0CFA"/>
    <w:rsid w:val="008F0F48"/>
    <w:rsid w:val="008F11FA"/>
    <w:rsid w:val="008F121E"/>
    <w:rsid w:val="008F1EB2"/>
    <w:rsid w:val="008F1F6B"/>
    <w:rsid w:val="008F2759"/>
    <w:rsid w:val="008F346B"/>
    <w:rsid w:val="008F376B"/>
    <w:rsid w:val="008F3AD1"/>
    <w:rsid w:val="008F4508"/>
    <w:rsid w:val="008F49D7"/>
    <w:rsid w:val="008F4C5C"/>
    <w:rsid w:val="008F4C71"/>
    <w:rsid w:val="008F61DB"/>
    <w:rsid w:val="008F652E"/>
    <w:rsid w:val="008F6614"/>
    <w:rsid w:val="008F68CF"/>
    <w:rsid w:val="008F6A6A"/>
    <w:rsid w:val="008F7C39"/>
    <w:rsid w:val="00900208"/>
    <w:rsid w:val="009005AD"/>
    <w:rsid w:val="00900E15"/>
    <w:rsid w:val="00900F71"/>
    <w:rsid w:val="00901365"/>
    <w:rsid w:val="009016FC"/>
    <w:rsid w:val="00901C93"/>
    <w:rsid w:val="00901D51"/>
    <w:rsid w:val="00901EA6"/>
    <w:rsid w:val="00902455"/>
    <w:rsid w:val="009024F8"/>
    <w:rsid w:val="0090338D"/>
    <w:rsid w:val="00904C88"/>
    <w:rsid w:val="00905C33"/>
    <w:rsid w:val="00905D0C"/>
    <w:rsid w:val="009066C6"/>
    <w:rsid w:val="00906DB6"/>
    <w:rsid w:val="00907AC1"/>
    <w:rsid w:val="0091001B"/>
    <w:rsid w:val="00910503"/>
    <w:rsid w:val="00910F75"/>
    <w:rsid w:val="00911347"/>
    <w:rsid w:val="009115ED"/>
    <w:rsid w:val="00911EF9"/>
    <w:rsid w:val="00912337"/>
    <w:rsid w:val="00914394"/>
    <w:rsid w:val="009144C1"/>
    <w:rsid w:val="00914A6F"/>
    <w:rsid w:val="00914A9E"/>
    <w:rsid w:val="00914E05"/>
    <w:rsid w:val="00915665"/>
    <w:rsid w:val="00915CAA"/>
    <w:rsid w:val="00917D17"/>
    <w:rsid w:val="00920155"/>
    <w:rsid w:val="0092026F"/>
    <w:rsid w:val="00920632"/>
    <w:rsid w:val="009212CB"/>
    <w:rsid w:val="00921366"/>
    <w:rsid w:val="0092161B"/>
    <w:rsid w:val="00921A7B"/>
    <w:rsid w:val="009223E3"/>
    <w:rsid w:val="009228FD"/>
    <w:rsid w:val="00922C19"/>
    <w:rsid w:val="00922EE5"/>
    <w:rsid w:val="009231C6"/>
    <w:rsid w:val="00924239"/>
    <w:rsid w:val="0092487D"/>
    <w:rsid w:val="00924918"/>
    <w:rsid w:val="009250E0"/>
    <w:rsid w:val="009250FC"/>
    <w:rsid w:val="00925FD8"/>
    <w:rsid w:val="0092625A"/>
    <w:rsid w:val="00926927"/>
    <w:rsid w:val="0092742A"/>
    <w:rsid w:val="00930B8C"/>
    <w:rsid w:val="0093129B"/>
    <w:rsid w:val="00931A6C"/>
    <w:rsid w:val="00931D5E"/>
    <w:rsid w:val="00931E3A"/>
    <w:rsid w:val="00932007"/>
    <w:rsid w:val="00932557"/>
    <w:rsid w:val="00932905"/>
    <w:rsid w:val="00932B5B"/>
    <w:rsid w:val="0093322C"/>
    <w:rsid w:val="00933631"/>
    <w:rsid w:val="00934064"/>
    <w:rsid w:val="0093451C"/>
    <w:rsid w:val="009352BB"/>
    <w:rsid w:val="00935622"/>
    <w:rsid w:val="009358C2"/>
    <w:rsid w:val="00935E8D"/>
    <w:rsid w:val="0093641C"/>
    <w:rsid w:val="009368AC"/>
    <w:rsid w:val="00937F93"/>
    <w:rsid w:val="009405C7"/>
    <w:rsid w:val="009405CD"/>
    <w:rsid w:val="00941CE8"/>
    <w:rsid w:val="00942545"/>
    <w:rsid w:val="0094257D"/>
    <w:rsid w:val="00943558"/>
    <w:rsid w:val="009435B9"/>
    <w:rsid w:val="009435CE"/>
    <w:rsid w:val="0094372E"/>
    <w:rsid w:val="00943B14"/>
    <w:rsid w:val="00943F42"/>
    <w:rsid w:val="00944033"/>
    <w:rsid w:val="00944199"/>
    <w:rsid w:val="00944AE4"/>
    <w:rsid w:val="00944BD8"/>
    <w:rsid w:val="00944C35"/>
    <w:rsid w:val="009458C5"/>
    <w:rsid w:val="00945C96"/>
    <w:rsid w:val="00945E4D"/>
    <w:rsid w:val="009460F0"/>
    <w:rsid w:val="00946320"/>
    <w:rsid w:val="0094688E"/>
    <w:rsid w:val="0094713B"/>
    <w:rsid w:val="00947F17"/>
    <w:rsid w:val="009500DA"/>
    <w:rsid w:val="0095060C"/>
    <w:rsid w:val="00950B28"/>
    <w:rsid w:val="00950B3E"/>
    <w:rsid w:val="00950DF4"/>
    <w:rsid w:val="009510E3"/>
    <w:rsid w:val="00951497"/>
    <w:rsid w:val="009516BB"/>
    <w:rsid w:val="00951F95"/>
    <w:rsid w:val="00952427"/>
    <w:rsid w:val="00952BA2"/>
    <w:rsid w:val="00953AAD"/>
    <w:rsid w:val="00953C61"/>
    <w:rsid w:val="00954CD6"/>
    <w:rsid w:val="009562B3"/>
    <w:rsid w:val="009562CD"/>
    <w:rsid w:val="009562D7"/>
    <w:rsid w:val="00956431"/>
    <w:rsid w:val="00956942"/>
    <w:rsid w:val="0095701D"/>
    <w:rsid w:val="00957633"/>
    <w:rsid w:val="00961F93"/>
    <w:rsid w:val="0096230E"/>
    <w:rsid w:val="00962B16"/>
    <w:rsid w:val="00962D8C"/>
    <w:rsid w:val="009631BA"/>
    <w:rsid w:val="009633B1"/>
    <w:rsid w:val="009634F4"/>
    <w:rsid w:val="00964380"/>
    <w:rsid w:val="00964630"/>
    <w:rsid w:val="00964F8F"/>
    <w:rsid w:val="00965477"/>
    <w:rsid w:val="0096572B"/>
    <w:rsid w:val="0096586C"/>
    <w:rsid w:val="00965972"/>
    <w:rsid w:val="009667D8"/>
    <w:rsid w:val="00966D30"/>
    <w:rsid w:val="0096718C"/>
    <w:rsid w:val="00967312"/>
    <w:rsid w:val="0096748E"/>
    <w:rsid w:val="0096759D"/>
    <w:rsid w:val="00970A58"/>
    <w:rsid w:val="00970D25"/>
    <w:rsid w:val="00971A68"/>
    <w:rsid w:val="009727F0"/>
    <w:rsid w:val="00973A1C"/>
    <w:rsid w:val="00973E50"/>
    <w:rsid w:val="009745F4"/>
    <w:rsid w:val="009765CA"/>
    <w:rsid w:val="0097664D"/>
    <w:rsid w:val="009769C4"/>
    <w:rsid w:val="00976A10"/>
    <w:rsid w:val="0097791B"/>
    <w:rsid w:val="00977FAC"/>
    <w:rsid w:val="0098039F"/>
    <w:rsid w:val="0098142A"/>
    <w:rsid w:val="0098152D"/>
    <w:rsid w:val="00981761"/>
    <w:rsid w:val="00982AD8"/>
    <w:rsid w:val="00983644"/>
    <w:rsid w:val="0098367C"/>
    <w:rsid w:val="00983ED4"/>
    <w:rsid w:val="009844E5"/>
    <w:rsid w:val="009848D3"/>
    <w:rsid w:val="00984AB6"/>
    <w:rsid w:val="009851B2"/>
    <w:rsid w:val="00985A33"/>
    <w:rsid w:val="00985A88"/>
    <w:rsid w:val="00986685"/>
    <w:rsid w:val="00986EFC"/>
    <w:rsid w:val="00987732"/>
    <w:rsid w:val="0098785C"/>
    <w:rsid w:val="00987A7F"/>
    <w:rsid w:val="00987D84"/>
    <w:rsid w:val="009909E5"/>
    <w:rsid w:val="00990FDB"/>
    <w:rsid w:val="00992468"/>
    <w:rsid w:val="00992954"/>
    <w:rsid w:val="00992BD4"/>
    <w:rsid w:val="00993EFB"/>
    <w:rsid w:val="00994094"/>
    <w:rsid w:val="00994565"/>
    <w:rsid w:val="009946F9"/>
    <w:rsid w:val="00994812"/>
    <w:rsid w:val="00994901"/>
    <w:rsid w:val="00994B5D"/>
    <w:rsid w:val="0099518A"/>
    <w:rsid w:val="00995268"/>
    <w:rsid w:val="00996215"/>
    <w:rsid w:val="00996515"/>
    <w:rsid w:val="00996A32"/>
    <w:rsid w:val="00996B30"/>
    <w:rsid w:val="00996FA1"/>
    <w:rsid w:val="00997E29"/>
    <w:rsid w:val="009A0093"/>
    <w:rsid w:val="009A047A"/>
    <w:rsid w:val="009A05B2"/>
    <w:rsid w:val="009A10A2"/>
    <w:rsid w:val="009A21F8"/>
    <w:rsid w:val="009A300E"/>
    <w:rsid w:val="009A3151"/>
    <w:rsid w:val="009A3330"/>
    <w:rsid w:val="009A394F"/>
    <w:rsid w:val="009A3A65"/>
    <w:rsid w:val="009A3DFE"/>
    <w:rsid w:val="009A419F"/>
    <w:rsid w:val="009A45BB"/>
    <w:rsid w:val="009A4983"/>
    <w:rsid w:val="009A515A"/>
    <w:rsid w:val="009A5468"/>
    <w:rsid w:val="009A6496"/>
    <w:rsid w:val="009A6592"/>
    <w:rsid w:val="009A67B7"/>
    <w:rsid w:val="009A6A7B"/>
    <w:rsid w:val="009A70E3"/>
    <w:rsid w:val="009A77A8"/>
    <w:rsid w:val="009A7ABF"/>
    <w:rsid w:val="009B00D2"/>
    <w:rsid w:val="009B0A3C"/>
    <w:rsid w:val="009B1959"/>
    <w:rsid w:val="009B1A77"/>
    <w:rsid w:val="009B1A9D"/>
    <w:rsid w:val="009B2225"/>
    <w:rsid w:val="009B3D4E"/>
    <w:rsid w:val="009B3F73"/>
    <w:rsid w:val="009B404D"/>
    <w:rsid w:val="009B484C"/>
    <w:rsid w:val="009B4C5E"/>
    <w:rsid w:val="009B4E6D"/>
    <w:rsid w:val="009B4F48"/>
    <w:rsid w:val="009B5A39"/>
    <w:rsid w:val="009B5F78"/>
    <w:rsid w:val="009B6469"/>
    <w:rsid w:val="009B6671"/>
    <w:rsid w:val="009B7174"/>
    <w:rsid w:val="009B72D0"/>
    <w:rsid w:val="009C01BD"/>
    <w:rsid w:val="009C040F"/>
    <w:rsid w:val="009C0AA1"/>
    <w:rsid w:val="009C0E06"/>
    <w:rsid w:val="009C1910"/>
    <w:rsid w:val="009C1F36"/>
    <w:rsid w:val="009C2143"/>
    <w:rsid w:val="009C2655"/>
    <w:rsid w:val="009C305E"/>
    <w:rsid w:val="009C349D"/>
    <w:rsid w:val="009C3CC8"/>
    <w:rsid w:val="009C4337"/>
    <w:rsid w:val="009C471C"/>
    <w:rsid w:val="009C553E"/>
    <w:rsid w:val="009C55C9"/>
    <w:rsid w:val="009C5972"/>
    <w:rsid w:val="009C601C"/>
    <w:rsid w:val="009C6BCF"/>
    <w:rsid w:val="009C71ED"/>
    <w:rsid w:val="009C7FD6"/>
    <w:rsid w:val="009D0CCC"/>
    <w:rsid w:val="009D299F"/>
    <w:rsid w:val="009D42E5"/>
    <w:rsid w:val="009D447F"/>
    <w:rsid w:val="009D470A"/>
    <w:rsid w:val="009D4BED"/>
    <w:rsid w:val="009D508A"/>
    <w:rsid w:val="009D5588"/>
    <w:rsid w:val="009D5D4E"/>
    <w:rsid w:val="009D65AD"/>
    <w:rsid w:val="009D67DA"/>
    <w:rsid w:val="009D6D76"/>
    <w:rsid w:val="009D6FB9"/>
    <w:rsid w:val="009D7092"/>
    <w:rsid w:val="009D7397"/>
    <w:rsid w:val="009D7814"/>
    <w:rsid w:val="009E0814"/>
    <w:rsid w:val="009E1413"/>
    <w:rsid w:val="009E1B35"/>
    <w:rsid w:val="009E23B4"/>
    <w:rsid w:val="009E2A12"/>
    <w:rsid w:val="009E32DE"/>
    <w:rsid w:val="009E34A3"/>
    <w:rsid w:val="009E381E"/>
    <w:rsid w:val="009E392B"/>
    <w:rsid w:val="009E3AFB"/>
    <w:rsid w:val="009E3C6F"/>
    <w:rsid w:val="009E3E75"/>
    <w:rsid w:val="009E45AB"/>
    <w:rsid w:val="009E5667"/>
    <w:rsid w:val="009E599F"/>
    <w:rsid w:val="009E6662"/>
    <w:rsid w:val="009E6C04"/>
    <w:rsid w:val="009E6F7B"/>
    <w:rsid w:val="009E70A1"/>
    <w:rsid w:val="009E7150"/>
    <w:rsid w:val="009E719D"/>
    <w:rsid w:val="009E71AB"/>
    <w:rsid w:val="009E7A3A"/>
    <w:rsid w:val="009F0EDB"/>
    <w:rsid w:val="009F1A99"/>
    <w:rsid w:val="009F2E6C"/>
    <w:rsid w:val="009F3070"/>
    <w:rsid w:val="009F32CD"/>
    <w:rsid w:val="009F3AA4"/>
    <w:rsid w:val="009F4192"/>
    <w:rsid w:val="009F5BA6"/>
    <w:rsid w:val="009F5E25"/>
    <w:rsid w:val="009F62A1"/>
    <w:rsid w:val="009F689A"/>
    <w:rsid w:val="009F726F"/>
    <w:rsid w:val="009F7AB4"/>
    <w:rsid w:val="009F7ABE"/>
    <w:rsid w:val="009F7B27"/>
    <w:rsid w:val="009F7DCB"/>
    <w:rsid w:val="009F7F44"/>
    <w:rsid w:val="00A00D6A"/>
    <w:rsid w:val="00A00E3A"/>
    <w:rsid w:val="00A015DA"/>
    <w:rsid w:val="00A0189D"/>
    <w:rsid w:val="00A0193E"/>
    <w:rsid w:val="00A01CDC"/>
    <w:rsid w:val="00A01E1B"/>
    <w:rsid w:val="00A01F30"/>
    <w:rsid w:val="00A0258F"/>
    <w:rsid w:val="00A0288C"/>
    <w:rsid w:val="00A02E29"/>
    <w:rsid w:val="00A0301F"/>
    <w:rsid w:val="00A03B95"/>
    <w:rsid w:val="00A03F7F"/>
    <w:rsid w:val="00A04012"/>
    <w:rsid w:val="00A04357"/>
    <w:rsid w:val="00A04F42"/>
    <w:rsid w:val="00A06368"/>
    <w:rsid w:val="00A068AE"/>
    <w:rsid w:val="00A06B21"/>
    <w:rsid w:val="00A06CEC"/>
    <w:rsid w:val="00A073FF"/>
    <w:rsid w:val="00A07788"/>
    <w:rsid w:val="00A07F7E"/>
    <w:rsid w:val="00A101D0"/>
    <w:rsid w:val="00A10803"/>
    <w:rsid w:val="00A11BDB"/>
    <w:rsid w:val="00A11C6E"/>
    <w:rsid w:val="00A125F7"/>
    <w:rsid w:val="00A1299F"/>
    <w:rsid w:val="00A12A8A"/>
    <w:rsid w:val="00A12DE7"/>
    <w:rsid w:val="00A12F12"/>
    <w:rsid w:val="00A13622"/>
    <w:rsid w:val="00A13CC2"/>
    <w:rsid w:val="00A14953"/>
    <w:rsid w:val="00A15A21"/>
    <w:rsid w:val="00A15C9B"/>
    <w:rsid w:val="00A16163"/>
    <w:rsid w:val="00A16399"/>
    <w:rsid w:val="00A16C38"/>
    <w:rsid w:val="00A16EE8"/>
    <w:rsid w:val="00A1727E"/>
    <w:rsid w:val="00A17CD4"/>
    <w:rsid w:val="00A20671"/>
    <w:rsid w:val="00A21480"/>
    <w:rsid w:val="00A216D9"/>
    <w:rsid w:val="00A22A74"/>
    <w:rsid w:val="00A22E17"/>
    <w:rsid w:val="00A24792"/>
    <w:rsid w:val="00A248A7"/>
    <w:rsid w:val="00A24EC5"/>
    <w:rsid w:val="00A25F10"/>
    <w:rsid w:val="00A25FF0"/>
    <w:rsid w:val="00A266DD"/>
    <w:rsid w:val="00A26AD4"/>
    <w:rsid w:val="00A2754C"/>
    <w:rsid w:val="00A2758D"/>
    <w:rsid w:val="00A276EE"/>
    <w:rsid w:val="00A27749"/>
    <w:rsid w:val="00A27A9B"/>
    <w:rsid w:val="00A308B8"/>
    <w:rsid w:val="00A3186F"/>
    <w:rsid w:val="00A31F64"/>
    <w:rsid w:val="00A328D7"/>
    <w:rsid w:val="00A32B1F"/>
    <w:rsid w:val="00A33929"/>
    <w:rsid w:val="00A33D13"/>
    <w:rsid w:val="00A3420E"/>
    <w:rsid w:val="00A34468"/>
    <w:rsid w:val="00A344E3"/>
    <w:rsid w:val="00A34B6E"/>
    <w:rsid w:val="00A34E2A"/>
    <w:rsid w:val="00A3509F"/>
    <w:rsid w:val="00A3525D"/>
    <w:rsid w:val="00A353F4"/>
    <w:rsid w:val="00A36061"/>
    <w:rsid w:val="00A36208"/>
    <w:rsid w:val="00A36242"/>
    <w:rsid w:val="00A36A34"/>
    <w:rsid w:val="00A371D9"/>
    <w:rsid w:val="00A3790D"/>
    <w:rsid w:val="00A37B81"/>
    <w:rsid w:val="00A37C2C"/>
    <w:rsid w:val="00A41B40"/>
    <w:rsid w:val="00A41EBA"/>
    <w:rsid w:val="00A4283B"/>
    <w:rsid w:val="00A42F6B"/>
    <w:rsid w:val="00A4469E"/>
    <w:rsid w:val="00A447FA"/>
    <w:rsid w:val="00A4565B"/>
    <w:rsid w:val="00A45C3E"/>
    <w:rsid w:val="00A45C46"/>
    <w:rsid w:val="00A45DA6"/>
    <w:rsid w:val="00A45E96"/>
    <w:rsid w:val="00A500CC"/>
    <w:rsid w:val="00A50307"/>
    <w:rsid w:val="00A50455"/>
    <w:rsid w:val="00A5060C"/>
    <w:rsid w:val="00A50998"/>
    <w:rsid w:val="00A50DCF"/>
    <w:rsid w:val="00A51B85"/>
    <w:rsid w:val="00A5201B"/>
    <w:rsid w:val="00A52132"/>
    <w:rsid w:val="00A52167"/>
    <w:rsid w:val="00A52CE2"/>
    <w:rsid w:val="00A53456"/>
    <w:rsid w:val="00A536E1"/>
    <w:rsid w:val="00A5504B"/>
    <w:rsid w:val="00A556E0"/>
    <w:rsid w:val="00A55808"/>
    <w:rsid w:val="00A568EF"/>
    <w:rsid w:val="00A56C7D"/>
    <w:rsid w:val="00A5799A"/>
    <w:rsid w:val="00A57A0F"/>
    <w:rsid w:val="00A57D78"/>
    <w:rsid w:val="00A603B9"/>
    <w:rsid w:val="00A60896"/>
    <w:rsid w:val="00A60E83"/>
    <w:rsid w:val="00A614D5"/>
    <w:rsid w:val="00A638FC"/>
    <w:rsid w:val="00A63BA6"/>
    <w:rsid w:val="00A649D5"/>
    <w:rsid w:val="00A649FA"/>
    <w:rsid w:val="00A64AF2"/>
    <w:rsid w:val="00A6539F"/>
    <w:rsid w:val="00A65546"/>
    <w:rsid w:val="00A65786"/>
    <w:rsid w:val="00A66A0F"/>
    <w:rsid w:val="00A67028"/>
    <w:rsid w:val="00A670D5"/>
    <w:rsid w:val="00A67996"/>
    <w:rsid w:val="00A67BC3"/>
    <w:rsid w:val="00A704B4"/>
    <w:rsid w:val="00A70D36"/>
    <w:rsid w:val="00A7136F"/>
    <w:rsid w:val="00A71631"/>
    <w:rsid w:val="00A723A1"/>
    <w:rsid w:val="00A72631"/>
    <w:rsid w:val="00A73E6B"/>
    <w:rsid w:val="00A73F20"/>
    <w:rsid w:val="00A7425F"/>
    <w:rsid w:val="00A75494"/>
    <w:rsid w:val="00A75FD3"/>
    <w:rsid w:val="00A76387"/>
    <w:rsid w:val="00A7639A"/>
    <w:rsid w:val="00A76997"/>
    <w:rsid w:val="00A77189"/>
    <w:rsid w:val="00A77468"/>
    <w:rsid w:val="00A778AD"/>
    <w:rsid w:val="00A77EFD"/>
    <w:rsid w:val="00A77FEE"/>
    <w:rsid w:val="00A80183"/>
    <w:rsid w:val="00A805D3"/>
    <w:rsid w:val="00A8082E"/>
    <w:rsid w:val="00A80D80"/>
    <w:rsid w:val="00A82186"/>
    <w:rsid w:val="00A829AE"/>
    <w:rsid w:val="00A82CE0"/>
    <w:rsid w:val="00A83389"/>
    <w:rsid w:val="00A83C01"/>
    <w:rsid w:val="00A845D0"/>
    <w:rsid w:val="00A84954"/>
    <w:rsid w:val="00A84BB6"/>
    <w:rsid w:val="00A85377"/>
    <w:rsid w:val="00A85F37"/>
    <w:rsid w:val="00A866D5"/>
    <w:rsid w:val="00A86A6A"/>
    <w:rsid w:val="00A87472"/>
    <w:rsid w:val="00A87641"/>
    <w:rsid w:val="00A876EA"/>
    <w:rsid w:val="00A879A3"/>
    <w:rsid w:val="00A9193A"/>
    <w:rsid w:val="00A91B88"/>
    <w:rsid w:val="00A91C54"/>
    <w:rsid w:val="00A91F6D"/>
    <w:rsid w:val="00A9352C"/>
    <w:rsid w:val="00A935CF"/>
    <w:rsid w:val="00A93B70"/>
    <w:rsid w:val="00A93C12"/>
    <w:rsid w:val="00A9410F"/>
    <w:rsid w:val="00A94A1F"/>
    <w:rsid w:val="00A94FCC"/>
    <w:rsid w:val="00A95193"/>
    <w:rsid w:val="00A95BFF"/>
    <w:rsid w:val="00A95D48"/>
    <w:rsid w:val="00A961D8"/>
    <w:rsid w:val="00A96EB2"/>
    <w:rsid w:val="00A975A2"/>
    <w:rsid w:val="00A977C0"/>
    <w:rsid w:val="00A97C82"/>
    <w:rsid w:val="00AA024D"/>
    <w:rsid w:val="00AA02BE"/>
    <w:rsid w:val="00AA0B9A"/>
    <w:rsid w:val="00AA133D"/>
    <w:rsid w:val="00AA2D5C"/>
    <w:rsid w:val="00AA3366"/>
    <w:rsid w:val="00AA36F4"/>
    <w:rsid w:val="00AA371A"/>
    <w:rsid w:val="00AA3909"/>
    <w:rsid w:val="00AA3B65"/>
    <w:rsid w:val="00AA3E0E"/>
    <w:rsid w:val="00AA4200"/>
    <w:rsid w:val="00AA4D4F"/>
    <w:rsid w:val="00AA5728"/>
    <w:rsid w:val="00AA5766"/>
    <w:rsid w:val="00AA5D36"/>
    <w:rsid w:val="00AA6170"/>
    <w:rsid w:val="00AA63C7"/>
    <w:rsid w:val="00AA68EF"/>
    <w:rsid w:val="00AA694B"/>
    <w:rsid w:val="00AA6D8D"/>
    <w:rsid w:val="00AA6E10"/>
    <w:rsid w:val="00AA7358"/>
    <w:rsid w:val="00AA7C08"/>
    <w:rsid w:val="00AB0224"/>
    <w:rsid w:val="00AB082A"/>
    <w:rsid w:val="00AB1B28"/>
    <w:rsid w:val="00AB22E5"/>
    <w:rsid w:val="00AB2554"/>
    <w:rsid w:val="00AB2A18"/>
    <w:rsid w:val="00AB2CA2"/>
    <w:rsid w:val="00AB2F1E"/>
    <w:rsid w:val="00AB2FED"/>
    <w:rsid w:val="00AB356C"/>
    <w:rsid w:val="00AB363F"/>
    <w:rsid w:val="00AB3F8F"/>
    <w:rsid w:val="00AB4068"/>
    <w:rsid w:val="00AB4A1B"/>
    <w:rsid w:val="00AB4ECE"/>
    <w:rsid w:val="00AB53EC"/>
    <w:rsid w:val="00AB55C2"/>
    <w:rsid w:val="00AB6777"/>
    <w:rsid w:val="00AB7045"/>
    <w:rsid w:val="00AB7730"/>
    <w:rsid w:val="00AC0300"/>
    <w:rsid w:val="00AC0B87"/>
    <w:rsid w:val="00AC25D2"/>
    <w:rsid w:val="00AC26F6"/>
    <w:rsid w:val="00AC28E0"/>
    <w:rsid w:val="00AC41D5"/>
    <w:rsid w:val="00AC43A2"/>
    <w:rsid w:val="00AC524A"/>
    <w:rsid w:val="00AC5700"/>
    <w:rsid w:val="00AC59C5"/>
    <w:rsid w:val="00AC5DBB"/>
    <w:rsid w:val="00AC6242"/>
    <w:rsid w:val="00AC6605"/>
    <w:rsid w:val="00AC6E73"/>
    <w:rsid w:val="00AC713C"/>
    <w:rsid w:val="00AC75CE"/>
    <w:rsid w:val="00AC7BDE"/>
    <w:rsid w:val="00AD0182"/>
    <w:rsid w:val="00AD10F7"/>
    <w:rsid w:val="00AD1361"/>
    <w:rsid w:val="00AD14E3"/>
    <w:rsid w:val="00AD3428"/>
    <w:rsid w:val="00AD35E0"/>
    <w:rsid w:val="00AD4114"/>
    <w:rsid w:val="00AD482D"/>
    <w:rsid w:val="00AD49D8"/>
    <w:rsid w:val="00AD4AAE"/>
    <w:rsid w:val="00AD5C0C"/>
    <w:rsid w:val="00AD5D7A"/>
    <w:rsid w:val="00AD6165"/>
    <w:rsid w:val="00AD62AC"/>
    <w:rsid w:val="00AD737D"/>
    <w:rsid w:val="00AD751C"/>
    <w:rsid w:val="00AE0542"/>
    <w:rsid w:val="00AE0E16"/>
    <w:rsid w:val="00AE1626"/>
    <w:rsid w:val="00AE2368"/>
    <w:rsid w:val="00AE2AB9"/>
    <w:rsid w:val="00AE3619"/>
    <w:rsid w:val="00AE4409"/>
    <w:rsid w:val="00AE4BCC"/>
    <w:rsid w:val="00AE53C5"/>
    <w:rsid w:val="00AE542F"/>
    <w:rsid w:val="00AE590E"/>
    <w:rsid w:val="00AE59B5"/>
    <w:rsid w:val="00AE59D7"/>
    <w:rsid w:val="00AE6392"/>
    <w:rsid w:val="00AE69B9"/>
    <w:rsid w:val="00AE6B25"/>
    <w:rsid w:val="00AE6CAC"/>
    <w:rsid w:val="00AE7181"/>
    <w:rsid w:val="00AF00F9"/>
    <w:rsid w:val="00AF036C"/>
    <w:rsid w:val="00AF0443"/>
    <w:rsid w:val="00AF06E4"/>
    <w:rsid w:val="00AF0916"/>
    <w:rsid w:val="00AF0B8D"/>
    <w:rsid w:val="00AF199E"/>
    <w:rsid w:val="00AF1D35"/>
    <w:rsid w:val="00AF23AE"/>
    <w:rsid w:val="00AF2894"/>
    <w:rsid w:val="00AF360C"/>
    <w:rsid w:val="00AF43F0"/>
    <w:rsid w:val="00AF4B51"/>
    <w:rsid w:val="00AF4D90"/>
    <w:rsid w:val="00AF6026"/>
    <w:rsid w:val="00AF68C3"/>
    <w:rsid w:val="00AF6CCF"/>
    <w:rsid w:val="00AF785E"/>
    <w:rsid w:val="00AF7B80"/>
    <w:rsid w:val="00B00C14"/>
    <w:rsid w:val="00B00D13"/>
    <w:rsid w:val="00B0117F"/>
    <w:rsid w:val="00B01D96"/>
    <w:rsid w:val="00B02D94"/>
    <w:rsid w:val="00B02DB3"/>
    <w:rsid w:val="00B0346B"/>
    <w:rsid w:val="00B03560"/>
    <w:rsid w:val="00B03820"/>
    <w:rsid w:val="00B038A2"/>
    <w:rsid w:val="00B03AB5"/>
    <w:rsid w:val="00B040AA"/>
    <w:rsid w:val="00B06A5F"/>
    <w:rsid w:val="00B0713C"/>
    <w:rsid w:val="00B07D7B"/>
    <w:rsid w:val="00B07EBA"/>
    <w:rsid w:val="00B108C0"/>
    <w:rsid w:val="00B10C2A"/>
    <w:rsid w:val="00B111E6"/>
    <w:rsid w:val="00B1141B"/>
    <w:rsid w:val="00B117E4"/>
    <w:rsid w:val="00B11871"/>
    <w:rsid w:val="00B11D5F"/>
    <w:rsid w:val="00B1218D"/>
    <w:rsid w:val="00B12D2C"/>
    <w:rsid w:val="00B12FAF"/>
    <w:rsid w:val="00B13702"/>
    <w:rsid w:val="00B13A8D"/>
    <w:rsid w:val="00B13C3F"/>
    <w:rsid w:val="00B141F5"/>
    <w:rsid w:val="00B14339"/>
    <w:rsid w:val="00B14C0E"/>
    <w:rsid w:val="00B1538C"/>
    <w:rsid w:val="00B15635"/>
    <w:rsid w:val="00B159A9"/>
    <w:rsid w:val="00B16668"/>
    <w:rsid w:val="00B16B4D"/>
    <w:rsid w:val="00B173A1"/>
    <w:rsid w:val="00B175B2"/>
    <w:rsid w:val="00B17E7B"/>
    <w:rsid w:val="00B2011B"/>
    <w:rsid w:val="00B20BA9"/>
    <w:rsid w:val="00B217BA"/>
    <w:rsid w:val="00B2195A"/>
    <w:rsid w:val="00B219CD"/>
    <w:rsid w:val="00B21BE5"/>
    <w:rsid w:val="00B22C5A"/>
    <w:rsid w:val="00B22FD2"/>
    <w:rsid w:val="00B232DD"/>
    <w:rsid w:val="00B23BDB"/>
    <w:rsid w:val="00B2499D"/>
    <w:rsid w:val="00B24E6B"/>
    <w:rsid w:val="00B25455"/>
    <w:rsid w:val="00B25673"/>
    <w:rsid w:val="00B25743"/>
    <w:rsid w:val="00B263D4"/>
    <w:rsid w:val="00B26AE8"/>
    <w:rsid w:val="00B26E30"/>
    <w:rsid w:val="00B30A8C"/>
    <w:rsid w:val="00B30B4B"/>
    <w:rsid w:val="00B30D72"/>
    <w:rsid w:val="00B31D2B"/>
    <w:rsid w:val="00B31FF2"/>
    <w:rsid w:val="00B32301"/>
    <w:rsid w:val="00B32C47"/>
    <w:rsid w:val="00B335A8"/>
    <w:rsid w:val="00B3392C"/>
    <w:rsid w:val="00B33B98"/>
    <w:rsid w:val="00B33BD4"/>
    <w:rsid w:val="00B33F4E"/>
    <w:rsid w:val="00B33F62"/>
    <w:rsid w:val="00B34514"/>
    <w:rsid w:val="00B348A5"/>
    <w:rsid w:val="00B34E4F"/>
    <w:rsid w:val="00B35730"/>
    <w:rsid w:val="00B35D1C"/>
    <w:rsid w:val="00B364FD"/>
    <w:rsid w:val="00B36570"/>
    <w:rsid w:val="00B366B8"/>
    <w:rsid w:val="00B36D9B"/>
    <w:rsid w:val="00B374B9"/>
    <w:rsid w:val="00B375B6"/>
    <w:rsid w:val="00B37999"/>
    <w:rsid w:val="00B37E9C"/>
    <w:rsid w:val="00B401D4"/>
    <w:rsid w:val="00B41261"/>
    <w:rsid w:val="00B41FDF"/>
    <w:rsid w:val="00B422EF"/>
    <w:rsid w:val="00B429BB"/>
    <w:rsid w:val="00B42A26"/>
    <w:rsid w:val="00B42BAC"/>
    <w:rsid w:val="00B44FE5"/>
    <w:rsid w:val="00B45805"/>
    <w:rsid w:val="00B460CC"/>
    <w:rsid w:val="00B460DE"/>
    <w:rsid w:val="00B46212"/>
    <w:rsid w:val="00B46EB8"/>
    <w:rsid w:val="00B5073F"/>
    <w:rsid w:val="00B50D42"/>
    <w:rsid w:val="00B50E26"/>
    <w:rsid w:val="00B51B13"/>
    <w:rsid w:val="00B52164"/>
    <w:rsid w:val="00B52353"/>
    <w:rsid w:val="00B52D6B"/>
    <w:rsid w:val="00B53561"/>
    <w:rsid w:val="00B5364F"/>
    <w:rsid w:val="00B53C1D"/>
    <w:rsid w:val="00B54484"/>
    <w:rsid w:val="00B5474C"/>
    <w:rsid w:val="00B55B9E"/>
    <w:rsid w:val="00B55C26"/>
    <w:rsid w:val="00B55E37"/>
    <w:rsid w:val="00B579E0"/>
    <w:rsid w:val="00B57C14"/>
    <w:rsid w:val="00B60773"/>
    <w:rsid w:val="00B61089"/>
    <w:rsid w:val="00B61341"/>
    <w:rsid w:val="00B616D2"/>
    <w:rsid w:val="00B61863"/>
    <w:rsid w:val="00B61FB8"/>
    <w:rsid w:val="00B62424"/>
    <w:rsid w:val="00B62A44"/>
    <w:rsid w:val="00B62ADA"/>
    <w:rsid w:val="00B62BF0"/>
    <w:rsid w:val="00B633F3"/>
    <w:rsid w:val="00B63E4C"/>
    <w:rsid w:val="00B640DE"/>
    <w:rsid w:val="00B644D7"/>
    <w:rsid w:val="00B6524E"/>
    <w:rsid w:val="00B652DF"/>
    <w:rsid w:val="00B65B53"/>
    <w:rsid w:val="00B669A3"/>
    <w:rsid w:val="00B66C0C"/>
    <w:rsid w:val="00B66DFD"/>
    <w:rsid w:val="00B66FAA"/>
    <w:rsid w:val="00B67951"/>
    <w:rsid w:val="00B703DC"/>
    <w:rsid w:val="00B707D4"/>
    <w:rsid w:val="00B70B7A"/>
    <w:rsid w:val="00B70B81"/>
    <w:rsid w:val="00B70C31"/>
    <w:rsid w:val="00B70EA0"/>
    <w:rsid w:val="00B713C0"/>
    <w:rsid w:val="00B714A4"/>
    <w:rsid w:val="00B71671"/>
    <w:rsid w:val="00B72057"/>
    <w:rsid w:val="00B72342"/>
    <w:rsid w:val="00B7282B"/>
    <w:rsid w:val="00B72908"/>
    <w:rsid w:val="00B72B86"/>
    <w:rsid w:val="00B72D92"/>
    <w:rsid w:val="00B72DAA"/>
    <w:rsid w:val="00B72ED7"/>
    <w:rsid w:val="00B73167"/>
    <w:rsid w:val="00B7382C"/>
    <w:rsid w:val="00B7470F"/>
    <w:rsid w:val="00B74E23"/>
    <w:rsid w:val="00B750B2"/>
    <w:rsid w:val="00B75207"/>
    <w:rsid w:val="00B755AC"/>
    <w:rsid w:val="00B76478"/>
    <w:rsid w:val="00B77151"/>
    <w:rsid w:val="00B7736C"/>
    <w:rsid w:val="00B77689"/>
    <w:rsid w:val="00B80130"/>
    <w:rsid w:val="00B80A15"/>
    <w:rsid w:val="00B80B50"/>
    <w:rsid w:val="00B80EEC"/>
    <w:rsid w:val="00B81CF9"/>
    <w:rsid w:val="00B82DEC"/>
    <w:rsid w:val="00B83083"/>
    <w:rsid w:val="00B83926"/>
    <w:rsid w:val="00B84187"/>
    <w:rsid w:val="00B841B5"/>
    <w:rsid w:val="00B84C46"/>
    <w:rsid w:val="00B85F9A"/>
    <w:rsid w:val="00B8611C"/>
    <w:rsid w:val="00B862B1"/>
    <w:rsid w:val="00B86A85"/>
    <w:rsid w:val="00B875A0"/>
    <w:rsid w:val="00B875BF"/>
    <w:rsid w:val="00B8794F"/>
    <w:rsid w:val="00B87D3E"/>
    <w:rsid w:val="00B90277"/>
    <w:rsid w:val="00B903EE"/>
    <w:rsid w:val="00B90B53"/>
    <w:rsid w:val="00B90F4C"/>
    <w:rsid w:val="00B9176B"/>
    <w:rsid w:val="00B91D2F"/>
    <w:rsid w:val="00B92A25"/>
    <w:rsid w:val="00B92ABB"/>
    <w:rsid w:val="00B93B1C"/>
    <w:rsid w:val="00B941A3"/>
    <w:rsid w:val="00B9433D"/>
    <w:rsid w:val="00B94740"/>
    <w:rsid w:val="00B947FD"/>
    <w:rsid w:val="00B95751"/>
    <w:rsid w:val="00B959A8"/>
    <w:rsid w:val="00B95DB6"/>
    <w:rsid w:val="00B962FB"/>
    <w:rsid w:val="00B9681A"/>
    <w:rsid w:val="00B96E22"/>
    <w:rsid w:val="00B97EB0"/>
    <w:rsid w:val="00B97F08"/>
    <w:rsid w:val="00B97F85"/>
    <w:rsid w:val="00BA0A80"/>
    <w:rsid w:val="00BA2242"/>
    <w:rsid w:val="00BA2E16"/>
    <w:rsid w:val="00BA3083"/>
    <w:rsid w:val="00BA325B"/>
    <w:rsid w:val="00BA3422"/>
    <w:rsid w:val="00BA4122"/>
    <w:rsid w:val="00BA4415"/>
    <w:rsid w:val="00BA45CA"/>
    <w:rsid w:val="00BA492E"/>
    <w:rsid w:val="00BA531D"/>
    <w:rsid w:val="00BA63CE"/>
    <w:rsid w:val="00BA642E"/>
    <w:rsid w:val="00BA6855"/>
    <w:rsid w:val="00BA72DC"/>
    <w:rsid w:val="00BA7C77"/>
    <w:rsid w:val="00BB0AAF"/>
    <w:rsid w:val="00BB191B"/>
    <w:rsid w:val="00BB200B"/>
    <w:rsid w:val="00BB21C6"/>
    <w:rsid w:val="00BB2436"/>
    <w:rsid w:val="00BB248D"/>
    <w:rsid w:val="00BB2DBD"/>
    <w:rsid w:val="00BB2DC0"/>
    <w:rsid w:val="00BB2EAD"/>
    <w:rsid w:val="00BB406B"/>
    <w:rsid w:val="00BB529F"/>
    <w:rsid w:val="00BB554E"/>
    <w:rsid w:val="00BB5902"/>
    <w:rsid w:val="00BB5B65"/>
    <w:rsid w:val="00BB6143"/>
    <w:rsid w:val="00BC0344"/>
    <w:rsid w:val="00BC0E53"/>
    <w:rsid w:val="00BC0F85"/>
    <w:rsid w:val="00BC1CEC"/>
    <w:rsid w:val="00BC2644"/>
    <w:rsid w:val="00BC274D"/>
    <w:rsid w:val="00BC3D3F"/>
    <w:rsid w:val="00BC4240"/>
    <w:rsid w:val="00BC459B"/>
    <w:rsid w:val="00BC4AA2"/>
    <w:rsid w:val="00BC4D5C"/>
    <w:rsid w:val="00BC5449"/>
    <w:rsid w:val="00BC5AE8"/>
    <w:rsid w:val="00BC5B77"/>
    <w:rsid w:val="00BC5DFD"/>
    <w:rsid w:val="00BC6BB2"/>
    <w:rsid w:val="00BC7B90"/>
    <w:rsid w:val="00BC7D82"/>
    <w:rsid w:val="00BC7EE8"/>
    <w:rsid w:val="00BD004B"/>
    <w:rsid w:val="00BD0735"/>
    <w:rsid w:val="00BD0AB8"/>
    <w:rsid w:val="00BD282F"/>
    <w:rsid w:val="00BD2E6A"/>
    <w:rsid w:val="00BD317F"/>
    <w:rsid w:val="00BD31E7"/>
    <w:rsid w:val="00BD486E"/>
    <w:rsid w:val="00BD4D76"/>
    <w:rsid w:val="00BD59F1"/>
    <w:rsid w:val="00BD6977"/>
    <w:rsid w:val="00BD6CA4"/>
    <w:rsid w:val="00BD710C"/>
    <w:rsid w:val="00BD7112"/>
    <w:rsid w:val="00BD75C1"/>
    <w:rsid w:val="00BE015E"/>
    <w:rsid w:val="00BE027B"/>
    <w:rsid w:val="00BE0D6C"/>
    <w:rsid w:val="00BE0DAF"/>
    <w:rsid w:val="00BE0DD7"/>
    <w:rsid w:val="00BE0FF2"/>
    <w:rsid w:val="00BE1555"/>
    <w:rsid w:val="00BE170D"/>
    <w:rsid w:val="00BE1853"/>
    <w:rsid w:val="00BE1A32"/>
    <w:rsid w:val="00BE1DB8"/>
    <w:rsid w:val="00BE221A"/>
    <w:rsid w:val="00BE27B8"/>
    <w:rsid w:val="00BE30BE"/>
    <w:rsid w:val="00BE3F11"/>
    <w:rsid w:val="00BE4172"/>
    <w:rsid w:val="00BE424A"/>
    <w:rsid w:val="00BE4739"/>
    <w:rsid w:val="00BE4973"/>
    <w:rsid w:val="00BE597B"/>
    <w:rsid w:val="00BE6274"/>
    <w:rsid w:val="00BE65D8"/>
    <w:rsid w:val="00BE6FF3"/>
    <w:rsid w:val="00BE77CB"/>
    <w:rsid w:val="00BE7950"/>
    <w:rsid w:val="00BE79EB"/>
    <w:rsid w:val="00BE7DFC"/>
    <w:rsid w:val="00BE7F05"/>
    <w:rsid w:val="00BE7FCF"/>
    <w:rsid w:val="00BF0225"/>
    <w:rsid w:val="00BF0919"/>
    <w:rsid w:val="00BF0AB6"/>
    <w:rsid w:val="00BF0ACC"/>
    <w:rsid w:val="00BF0F4B"/>
    <w:rsid w:val="00BF10BC"/>
    <w:rsid w:val="00BF1679"/>
    <w:rsid w:val="00BF2229"/>
    <w:rsid w:val="00BF2FF3"/>
    <w:rsid w:val="00BF3244"/>
    <w:rsid w:val="00BF34F1"/>
    <w:rsid w:val="00BF3E54"/>
    <w:rsid w:val="00BF3E80"/>
    <w:rsid w:val="00BF40C1"/>
    <w:rsid w:val="00BF490D"/>
    <w:rsid w:val="00BF4D99"/>
    <w:rsid w:val="00BF5274"/>
    <w:rsid w:val="00BF5DE4"/>
    <w:rsid w:val="00BF5EAA"/>
    <w:rsid w:val="00BF63E3"/>
    <w:rsid w:val="00BF709A"/>
    <w:rsid w:val="00BF7CA1"/>
    <w:rsid w:val="00BF7CB2"/>
    <w:rsid w:val="00C005A8"/>
    <w:rsid w:val="00C00DDE"/>
    <w:rsid w:val="00C010B0"/>
    <w:rsid w:val="00C0165E"/>
    <w:rsid w:val="00C0267B"/>
    <w:rsid w:val="00C02FE2"/>
    <w:rsid w:val="00C0399C"/>
    <w:rsid w:val="00C047A5"/>
    <w:rsid w:val="00C05A9B"/>
    <w:rsid w:val="00C05F06"/>
    <w:rsid w:val="00C0602D"/>
    <w:rsid w:val="00C06579"/>
    <w:rsid w:val="00C067C2"/>
    <w:rsid w:val="00C0794B"/>
    <w:rsid w:val="00C10026"/>
    <w:rsid w:val="00C10289"/>
    <w:rsid w:val="00C10485"/>
    <w:rsid w:val="00C1062C"/>
    <w:rsid w:val="00C106B6"/>
    <w:rsid w:val="00C10DAA"/>
    <w:rsid w:val="00C111AE"/>
    <w:rsid w:val="00C1161B"/>
    <w:rsid w:val="00C12090"/>
    <w:rsid w:val="00C127C0"/>
    <w:rsid w:val="00C127FB"/>
    <w:rsid w:val="00C13003"/>
    <w:rsid w:val="00C134AB"/>
    <w:rsid w:val="00C1356E"/>
    <w:rsid w:val="00C135B3"/>
    <w:rsid w:val="00C137A0"/>
    <w:rsid w:val="00C14948"/>
    <w:rsid w:val="00C1522F"/>
    <w:rsid w:val="00C1577D"/>
    <w:rsid w:val="00C15976"/>
    <w:rsid w:val="00C15DE2"/>
    <w:rsid w:val="00C163CB"/>
    <w:rsid w:val="00C16EFB"/>
    <w:rsid w:val="00C17012"/>
    <w:rsid w:val="00C1753C"/>
    <w:rsid w:val="00C17917"/>
    <w:rsid w:val="00C17AAE"/>
    <w:rsid w:val="00C2023D"/>
    <w:rsid w:val="00C208ED"/>
    <w:rsid w:val="00C20A16"/>
    <w:rsid w:val="00C20EB9"/>
    <w:rsid w:val="00C2157C"/>
    <w:rsid w:val="00C216C9"/>
    <w:rsid w:val="00C21C58"/>
    <w:rsid w:val="00C21DA7"/>
    <w:rsid w:val="00C220FA"/>
    <w:rsid w:val="00C226C0"/>
    <w:rsid w:val="00C2271F"/>
    <w:rsid w:val="00C22DFF"/>
    <w:rsid w:val="00C23082"/>
    <w:rsid w:val="00C23792"/>
    <w:rsid w:val="00C23D7D"/>
    <w:rsid w:val="00C243E8"/>
    <w:rsid w:val="00C246EB"/>
    <w:rsid w:val="00C249BE"/>
    <w:rsid w:val="00C24DE2"/>
    <w:rsid w:val="00C25769"/>
    <w:rsid w:val="00C25CDD"/>
    <w:rsid w:val="00C25E94"/>
    <w:rsid w:val="00C273A8"/>
    <w:rsid w:val="00C27679"/>
    <w:rsid w:val="00C276E4"/>
    <w:rsid w:val="00C27BB6"/>
    <w:rsid w:val="00C30343"/>
    <w:rsid w:val="00C30417"/>
    <w:rsid w:val="00C30E2F"/>
    <w:rsid w:val="00C3108E"/>
    <w:rsid w:val="00C31B09"/>
    <w:rsid w:val="00C32E52"/>
    <w:rsid w:val="00C3330D"/>
    <w:rsid w:val="00C3351E"/>
    <w:rsid w:val="00C339B2"/>
    <w:rsid w:val="00C33B6E"/>
    <w:rsid w:val="00C349A3"/>
    <w:rsid w:val="00C368F2"/>
    <w:rsid w:val="00C36A3B"/>
    <w:rsid w:val="00C3731F"/>
    <w:rsid w:val="00C40392"/>
    <w:rsid w:val="00C41059"/>
    <w:rsid w:val="00C41266"/>
    <w:rsid w:val="00C41308"/>
    <w:rsid w:val="00C41EC7"/>
    <w:rsid w:val="00C42975"/>
    <w:rsid w:val="00C42A80"/>
    <w:rsid w:val="00C43549"/>
    <w:rsid w:val="00C43887"/>
    <w:rsid w:val="00C43939"/>
    <w:rsid w:val="00C43FFA"/>
    <w:rsid w:val="00C4409D"/>
    <w:rsid w:val="00C45623"/>
    <w:rsid w:val="00C46051"/>
    <w:rsid w:val="00C4612C"/>
    <w:rsid w:val="00C502A8"/>
    <w:rsid w:val="00C503FB"/>
    <w:rsid w:val="00C51589"/>
    <w:rsid w:val="00C51D4E"/>
    <w:rsid w:val="00C5203E"/>
    <w:rsid w:val="00C526F9"/>
    <w:rsid w:val="00C5305D"/>
    <w:rsid w:val="00C533F8"/>
    <w:rsid w:val="00C5382F"/>
    <w:rsid w:val="00C53D59"/>
    <w:rsid w:val="00C53F24"/>
    <w:rsid w:val="00C5403C"/>
    <w:rsid w:val="00C5470A"/>
    <w:rsid w:val="00C547C4"/>
    <w:rsid w:val="00C55A97"/>
    <w:rsid w:val="00C56BAF"/>
    <w:rsid w:val="00C57077"/>
    <w:rsid w:val="00C579B5"/>
    <w:rsid w:val="00C60538"/>
    <w:rsid w:val="00C60DD1"/>
    <w:rsid w:val="00C61039"/>
    <w:rsid w:val="00C61315"/>
    <w:rsid w:val="00C6206E"/>
    <w:rsid w:val="00C620A1"/>
    <w:rsid w:val="00C62983"/>
    <w:rsid w:val="00C62CCD"/>
    <w:rsid w:val="00C6354F"/>
    <w:rsid w:val="00C636E9"/>
    <w:rsid w:val="00C63D05"/>
    <w:rsid w:val="00C6418C"/>
    <w:rsid w:val="00C642CA"/>
    <w:rsid w:val="00C64577"/>
    <w:rsid w:val="00C65735"/>
    <w:rsid w:val="00C66245"/>
    <w:rsid w:val="00C663DD"/>
    <w:rsid w:val="00C663E8"/>
    <w:rsid w:val="00C7093B"/>
    <w:rsid w:val="00C71A26"/>
    <w:rsid w:val="00C71E71"/>
    <w:rsid w:val="00C722C2"/>
    <w:rsid w:val="00C732F2"/>
    <w:rsid w:val="00C7464E"/>
    <w:rsid w:val="00C74D46"/>
    <w:rsid w:val="00C74D9B"/>
    <w:rsid w:val="00C750A8"/>
    <w:rsid w:val="00C75BC6"/>
    <w:rsid w:val="00C75DFA"/>
    <w:rsid w:val="00C762D5"/>
    <w:rsid w:val="00C76AF4"/>
    <w:rsid w:val="00C76B1E"/>
    <w:rsid w:val="00C76EEF"/>
    <w:rsid w:val="00C80576"/>
    <w:rsid w:val="00C806DF"/>
    <w:rsid w:val="00C80A22"/>
    <w:rsid w:val="00C80CB9"/>
    <w:rsid w:val="00C80E44"/>
    <w:rsid w:val="00C8167A"/>
    <w:rsid w:val="00C816F5"/>
    <w:rsid w:val="00C818F3"/>
    <w:rsid w:val="00C81928"/>
    <w:rsid w:val="00C81D79"/>
    <w:rsid w:val="00C81F48"/>
    <w:rsid w:val="00C8200B"/>
    <w:rsid w:val="00C827D1"/>
    <w:rsid w:val="00C82EEB"/>
    <w:rsid w:val="00C847CB"/>
    <w:rsid w:val="00C849D7"/>
    <w:rsid w:val="00C8517B"/>
    <w:rsid w:val="00C855F2"/>
    <w:rsid w:val="00C8599D"/>
    <w:rsid w:val="00C85B65"/>
    <w:rsid w:val="00C863AF"/>
    <w:rsid w:val="00C86EB1"/>
    <w:rsid w:val="00C879C5"/>
    <w:rsid w:val="00C90591"/>
    <w:rsid w:val="00C90BD1"/>
    <w:rsid w:val="00C912D3"/>
    <w:rsid w:val="00C91452"/>
    <w:rsid w:val="00C92025"/>
    <w:rsid w:val="00C920E7"/>
    <w:rsid w:val="00C92407"/>
    <w:rsid w:val="00C92D54"/>
    <w:rsid w:val="00C9313B"/>
    <w:rsid w:val="00C93C74"/>
    <w:rsid w:val="00C93D63"/>
    <w:rsid w:val="00C93E24"/>
    <w:rsid w:val="00C94623"/>
    <w:rsid w:val="00C94CFC"/>
    <w:rsid w:val="00C9586D"/>
    <w:rsid w:val="00C95E48"/>
    <w:rsid w:val="00C962F3"/>
    <w:rsid w:val="00C96323"/>
    <w:rsid w:val="00C963CC"/>
    <w:rsid w:val="00C97BA3"/>
    <w:rsid w:val="00C97DD5"/>
    <w:rsid w:val="00C97EDA"/>
    <w:rsid w:val="00CA0604"/>
    <w:rsid w:val="00CA0B0D"/>
    <w:rsid w:val="00CA0DBF"/>
    <w:rsid w:val="00CA14A0"/>
    <w:rsid w:val="00CA1713"/>
    <w:rsid w:val="00CA1D8E"/>
    <w:rsid w:val="00CA2899"/>
    <w:rsid w:val="00CA36C9"/>
    <w:rsid w:val="00CA51ED"/>
    <w:rsid w:val="00CA5432"/>
    <w:rsid w:val="00CA563C"/>
    <w:rsid w:val="00CA588E"/>
    <w:rsid w:val="00CA5A6D"/>
    <w:rsid w:val="00CA5CF8"/>
    <w:rsid w:val="00CA5EF8"/>
    <w:rsid w:val="00CA6146"/>
    <w:rsid w:val="00CA69D0"/>
    <w:rsid w:val="00CA6D13"/>
    <w:rsid w:val="00CA6D26"/>
    <w:rsid w:val="00CA6D94"/>
    <w:rsid w:val="00CA7141"/>
    <w:rsid w:val="00CA7598"/>
    <w:rsid w:val="00CA77A8"/>
    <w:rsid w:val="00CB0743"/>
    <w:rsid w:val="00CB078D"/>
    <w:rsid w:val="00CB0BCC"/>
    <w:rsid w:val="00CB110B"/>
    <w:rsid w:val="00CB20F2"/>
    <w:rsid w:val="00CB21CC"/>
    <w:rsid w:val="00CB2B2A"/>
    <w:rsid w:val="00CB3515"/>
    <w:rsid w:val="00CB4328"/>
    <w:rsid w:val="00CB43D1"/>
    <w:rsid w:val="00CB457E"/>
    <w:rsid w:val="00CB469A"/>
    <w:rsid w:val="00CB4AA4"/>
    <w:rsid w:val="00CB4AF6"/>
    <w:rsid w:val="00CB5907"/>
    <w:rsid w:val="00CB5A56"/>
    <w:rsid w:val="00CB5CC9"/>
    <w:rsid w:val="00CB6B35"/>
    <w:rsid w:val="00CC0328"/>
    <w:rsid w:val="00CC07C2"/>
    <w:rsid w:val="00CC0881"/>
    <w:rsid w:val="00CC2606"/>
    <w:rsid w:val="00CC37F9"/>
    <w:rsid w:val="00CC3AB1"/>
    <w:rsid w:val="00CC3BCB"/>
    <w:rsid w:val="00CC4166"/>
    <w:rsid w:val="00CC4854"/>
    <w:rsid w:val="00CC4AF2"/>
    <w:rsid w:val="00CC4E8C"/>
    <w:rsid w:val="00CC5737"/>
    <w:rsid w:val="00CC5EA8"/>
    <w:rsid w:val="00CC6181"/>
    <w:rsid w:val="00CC6560"/>
    <w:rsid w:val="00CC6645"/>
    <w:rsid w:val="00CC6BA6"/>
    <w:rsid w:val="00CC6F9A"/>
    <w:rsid w:val="00CC7086"/>
    <w:rsid w:val="00CC7797"/>
    <w:rsid w:val="00CC7D70"/>
    <w:rsid w:val="00CC7F42"/>
    <w:rsid w:val="00CD1016"/>
    <w:rsid w:val="00CD197E"/>
    <w:rsid w:val="00CD31F7"/>
    <w:rsid w:val="00CD3EB5"/>
    <w:rsid w:val="00CD48E8"/>
    <w:rsid w:val="00CD49F8"/>
    <w:rsid w:val="00CD4CC1"/>
    <w:rsid w:val="00CD5485"/>
    <w:rsid w:val="00CD5535"/>
    <w:rsid w:val="00CD55D8"/>
    <w:rsid w:val="00CD5A2D"/>
    <w:rsid w:val="00CD5F86"/>
    <w:rsid w:val="00CD7DA5"/>
    <w:rsid w:val="00CE02F7"/>
    <w:rsid w:val="00CE06A6"/>
    <w:rsid w:val="00CE0DDB"/>
    <w:rsid w:val="00CE12E9"/>
    <w:rsid w:val="00CE1441"/>
    <w:rsid w:val="00CE162F"/>
    <w:rsid w:val="00CE1868"/>
    <w:rsid w:val="00CE1E5B"/>
    <w:rsid w:val="00CE2D85"/>
    <w:rsid w:val="00CE2F3A"/>
    <w:rsid w:val="00CE336E"/>
    <w:rsid w:val="00CE359E"/>
    <w:rsid w:val="00CE35B2"/>
    <w:rsid w:val="00CE3600"/>
    <w:rsid w:val="00CE3A58"/>
    <w:rsid w:val="00CE507C"/>
    <w:rsid w:val="00CE5998"/>
    <w:rsid w:val="00CE6547"/>
    <w:rsid w:val="00CE755C"/>
    <w:rsid w:val="00CE7917"/>
    <w:rsid w:val="00CE7D47"/>
    <w:rsid w:val="00CF01A5"/>
    <w:rsid w:val="00CF126F"/>
    <w:rsid w:val="00CF163C"/>
    <w:rsid w:val="00CF1693"/>
    <w:rsid w:val="00CF1B0C"/>
    <w:rsid w:val="00CF1C3E"/>
    <w:rsid w:val="00CF3382"/>
    <w:rsid w:val="00CF5D1A"/>
    <w:rsid w:val="00CF5F5D"/>
    <w:rsid w:val="00CF688E"/>
    <w:rsid w:val="00CF71A7"/>
    <w:rsid w:val="00CF763E"/>
    <w:rsid w:val="00CF7B6F"/>
    <w:rsid w:val="00D002F7"/>
    <w:rsid w:val="00D00B27"/>
    <w:rsid w:val="00D00F0C"/>
    <w:rsid w:val="00D00F89"/>
    <w:rsid w:val="00D00FE5"/>
    <w:rsid w:val="00D0242C"/>
    <w:rsid w:val="00D02B3D"/>
    <w:rsid w:val="00D02B55"/>
    <w:rsid w:val="00D02CDE"/>
    <w:rsid w:val="00D037EE"/>
    <w:rsid w:val="00D03C03"/>
    <w:rsid w:val="00D04625"/>
    <w:rsid w:val="00D04D8E"/>
    <w:rsid w:val="00D04DE7"/>
    <w:rsid w:val="00D051C8"/>
    <w:rsid w:val="00D05224"/>
    <w:rsid w:val="00D0678A"/>
    <w:rsid w:val="00D06928"/>
    <w:rsid w:val="00D07029"/>
    <w:rsid w:val="00D0743F"/>
    <w:rsid w:val="00D074ED"/>
    <w:rsid w:val="00D07870"/>
    <w:rsid w:val="00D07C1B"/>
    <w:rsid w:val="00D1065A"/>
    <w:rsid w:val="00D10B15"/>
    <w:rsid w:val="00D111E0"/>
    <w:rsid w:val="00D11285"/>
    <w:rsid w:val="00D1151F"/>
    <w:rsid w:val="00D11FC5"/>
    <w:rsid w:val="00D1285A"/>
    <w:rsid w:val="00D128C6"/>
    <w:rsid w:val="00D129EB"/>
    <w:rsid w:val="00D13196"/>
    <w:rsid w:val="00D132DE"/>
    <w:rsid w:val="00D13B6C"/>
    <w:rsid w:val="00D13F0F"/>
    <w:rsid w:val="00D14326"/>
    <w:rsid w:val="00D15C79"/>
    <w:rsid w:val="00D16697"/>
    <w:rsid w:val="00D167CD"/>
    <w:rsid w:val="00D168D0"/>
    <w:rsid w:val="00D16C91"/>
    <w:rsid w:val="00D16DDE"/>
    <w:rsid w:val="00D171C1"/>
    <w:rsid w:val="00D1722D"/>
    <w:rsid w:val="00D174D6"/>
    <w:rsid w:val="00D17AE0"/>
    <w:rsid w:val="00D17B86"/>
    <w:rsid w:val="00D17C4E"/>
    <w:rsid w:val="00D17FA2"/>
    <w:rsid w:val="00D20486"/>
    <w:rsid w:val="00D205B4"/>
    <w:rsid w:val="00D205D9"/>
    <w:rsid w:val="00D20960"/>
    <w:rsid w:val="00D20C90"/>
    <w:rsid w:val="00D2123A"/>
    <w:rsid w:val="00D21C60"/>
    <w:rsid w:val="00D21F95"/>
    <w:rsid w:val="00D22C9C"/>
    <w:rsid w:val="00D23937"/>
    <w:rsid w:val="00D24C2C"/>
    <w:rsid w:val="00D24CBA"/>
    <w:rsid w:val="00D24D07"/>
    <w:rsid w:val="00D250D1"/>
    <w:rsid w:val="00D258C2"/>
    <w:rsid w:val="00D26823"/>
    <w:rsid w:val="00D31192"/>
    <w:rsid w:val="00D31981"/>
    <w:rsid w:val="00D31D35"/>
    <w:rsid w:val="00D322F4"/>
    <w:rsid w:val="00D32302"/>
    <w:rsid w:val="00D327E7"/>
    <w:rsid w:val="00D33D3E"/>
    <w:rsid w:val="00D35477"/>
    <w:rsid w:val="00D357C0"/>
    <w:rsid w:val="00D35A57"/>
    <w:rsid w:val="00D360DF"/>
    <w:rsid w:val="00D37874"/>
    <w:rsid w:val="00D37A8B"/>
    <w:rsid w:val="00D37ADE"/>
    <w:rsid w:val="00D37B71"/>
    <w:rsid w:val="00D37EAF"/>
    <w:rsid w:val="00D404AC"/>
    <w:rsid w:val="00D40850"/>
    <w:rsid w:val="00D40AD0"/>
    <w:rsid w:val="00D41069"/>
    <w:rsid w:val="00D413CB"/>
    <w:rsid w:val="00D42D9B"/>
    <w:rsid w:val="00D42FEC"/>
    <w:rsid w:val="00D43168"/>
    <w:rsid w:val="00D436EB"/>
    <w:rsid w:val="00D43B3B"/>
    <w:rsid w:val="00D44BB9"/>
    <w:rsid w:val="00D453BA"/>
    <w:rsid w:val="00D45B60"/>
    <w:rsid w:val="00D45C53"/>
    <w:rsid w:val="00D45D7C"/>
    <w:rsid w:val="00D4639C"/>
    <w:rsid w:val="00D466C3"/>
    <w:rsid w:val="00D46C52"/>
    <w:rsid w:val="00D4704A"/>
    <w:rsid w:val="00D475A8"/>
    <w:rsid w:val="00D47C42"/>
    <w:rsid w:val="00D5071D"/>
    <w:rsid w:val="00D50E30"/>
    <w:rsid w:val="00D5188F"/>
    <w:rsid w:val="00D51A6A"/>
    <w:rsid w:val="00D51C30"/>
    <w:rsid w:val="00D52142"/>
    <w:rsid w:val="00D525C6"/>
    <w:rsid w:val="00D528FE"/>
    <w:rsid w:val="00D5334E"/>
    <w:rsid w:val="00D53501"/>
    <w:rsid w:val="00D53D6B"/>
    <w:rsid w:val="00D53D92"/>
    <w:rsid w:val="00D53E88"/>
    <w:rsid w:val="00D5427D"/>
    <w:rsid w:val="00D557ED"/>
    <w:rsid w:val="00D558FF"/>
    <w:rsid w:val="00D55BB4"/>
    <w:rsid w:val="00D55D84"/>
    <w:rsid w:val="00D56577"/>
    <w:rsid w:val="00D56714"/>
    <w:rsid w:val="00D57B6D"/>
    <w:rsid w:val="00D60050"/>
    <w:rsid w:val="00D60304"/>
    <w:rsid w:val="00D60EB3"/>
    <w:rsid w:val="00D60EB9"/>
    <w:rsid w:val="00D61629"/>
    <w:rsid w:val="00D61828"/>
    <w:rsid w:val="00D61E63"/>
    <w:rsid w:val="00D61F56"/>
    <w:rsid w:val="00D623F0"/>
    <w:rsid w:val="00D62CDA"/>
    <w:rsid w:val="00D63D6E"/>
    <w:rsid w:val="00D63F24"/>
    <w:rsid w:val="00D642DF"/>
    <w:rsid w:val="00D64F2E"/>
    <w:rsid w:val="00D64FCE"/>
    <w:rsid w:val="00D66055"/>
    <w:rsid w:val="00D66078"/>
    <w:rsid w:val="00D66A5F"/>
    <w:rsid w:val="00D67124"/>
    <w:rsid w:val="00D67CA2"/>
    <w:rsid w:val="00D70062"/>
    <w:rsid w:val="00D710A5"/>
    <w:rsid w:val="00D7246A"/>
    <w:rsid w:val="00D72EA8"/>
    <w:rsid w:val="00D7320D"/>
    <w:rsid w:val="00D73865"/>
    <w:rsid w:val="00D75AA6"/>
    <w:rsid w:val="00D75BA5"/>
    <w:rsid w:val="00D75EE9"/>
    <w:rsid w:val="00D76AD7"/>
    <w:rsid w:val="00D77208"/>
    <w:rsid w:val="00D77B25"/>
    <w:rsid w:val="00D77E1C"/>
    <w:rsid w:val="00D81128"/>
    <w:rsid w:val="00D8120D"/>
    <w:rsid w:val="00D81785"/>
    <w:rsid w:val="00D81970"/>
    <w:rsid w:val="00D82809"/>
    <w:rsid w:val="00D82B61"/>
    <w:rsid w:val="00D82FF7"/>
    <w:rsid w:val="00D833D8"/>
    <w:rsid w:val="00D83485"/>
    <w:rsid w:val="00D83669"/>
    <w:rsid w:val="00D83B8A"/>
    <w:rsid w:val="00D83CF3"/>
    <w:rsid w:val="00D843AA"/>
    <w:rsid w:val="00D84933"/>
    <w:rsid w:val="00D84A18"/>
    <w:rsid w:val="00D84A24"/>
    <w:rsid w:val="00D85190"/>
    <w:rsid w:val="00D853BA"/>
    <w:rsid w:val="00D85A5B"/>
    <w:rsid w:val="00D85D85"/>
    <w:rsid w:val="00D862B4"/>
    <w:rsid w:val="00D86CBC"/>
    <w:rsid w:val="00D875A7"/>
    <w:rsid w:val="00D876CE"/>
    <w:rsid w:val="00D90259"/>
    <w:rsid w:val="00D90B95"/>
    <w:rsid w:val="00D90CD0"/>
    <w:rsid w:val="00D92403"/>
    <w:rsid w:val="00D925F0"/>
    <w:rsid w:val="00D92F22"/>
    <w:rsid w:val="00D9393A"/>
    <w:rsid w:val="00D93CA0"/>
    <w:rsid w:val="00D94755"/>
    <w:rsid w:val="00D94F04"/>
    <w:rsid w:val="00D95699"/>
    <w:rsid w:val="00D970C7"/>
    <w:rsid w:val="00D97D2E"/>
    <w:rsid w:val="00D97D3D"/>
    <w:rsid w:val="00D97EDA"/>
    <w:rsid w:val="00DA010B"/>
    <w:rsid w:val="00DA0DF1"/>
    <w:rsid w:val="00DA14E7"/>
    <w:rsid w:val="00DA25C6"/>
    <w:rsid w:val="00DA3039"/>
    <w:rsid w:val="00DA3A78"/>
    <w:rsid w:val="00DA3BCB"/>
    <w:rsid w:val="00DA4F3E"/>
    <w:rsid w:val="00DA4FEC"/>
    <w:rsid w:val="00DA50E6"/>
    <w:rsid w:val="00DA5D4B"/>
    <w:rsid w:val="00DA6320"/>
    <w:rsid w:val="00DA6A2E"/>
    <w:rsid w:val="00DA6AEB"/>
    <w:rsid w:val="00DB0185"/>
    <w:rsid w:val="00DB07E4"/>
    <w:rsid w:val="00DB0C82"/>
    <w:rsid w:val="00DB1497"/>
    <w:rsid w:val="00DB176D"/>
    <w:rsid w:val="00DB26F2"/>
    <w:rsid w:val="00DB3AC9"/>
    <w:rsid w:val="00DB3C8A"/>
    <w:rsid w:val="00DB4DA9"/>
    <w:rsid w:val="00DB505D"/>
    <w:rsid w:val="00DB521C"/>
    <w:rsid w:val="00DB5345"/>
    <w:rsid w:val="00DB5357"/>
    <w:rsid w:val="00DB539C"/>
    <w:rsid w:val="00DB55C8"/>
    <w:rsid w:val="00DB5DF2"/>
    <w:rsid w:val="00DB653E"/>
    <w:rsid w:val="00DB65BF"/>
    <w:rsid w:val="00DB6C75"/>
    <w:rsid w:val="00DB7009"/>
    <w:rsid w:val="00DB7162"/>
    <w:rsid w:val="00DB72A3"/>
    <w:rsid w:val="00DB774E"/>
    <w:rsid w:val="00DC0128"/>
    <w:rsid w:val="00DC05EA"/>
    <w:rsid w:val="00DC0CC9"/>
    <w:rsid w:val="00DC18F3"/>
    <w:rsid w:val="00DC2BF7"/>
    <w:rsid w:val="00DC3138"/>
    <w:rsid w:val="00DC3189"/>
    <w:rsid w:val="00DC383C"/>
    <w:rsid w:val="00DC3E2D"/>
    <w:rsid w:val="00DC443A"/>
    <w:rsid w:val="00DC45DB"/>
    <w:rsid w:val="00DC47C9"/>
    <w:rsid w:val="00DC4B44"/>
    <w:rsid w:val="00DC4CA4"/>
    <w:rsid w:val="00DC5F0B"/>
    <w:rsid w:val="00DD0764"/>
    <w:rsid w:val="00DD104F"/>
    <w:rsid w:val="00DD15CD"/>
    <w:rsid w:val="00DD362C"/>
    <w:rsid w:val="00DD374C"/>
    <w:rsid w:val="00DD4D87"/>
    <w:rsid w:val="00DD50CA"/>
    <w:rsid w:val="00DD54E5"/>
    <w:rsid w:val="00DD5C00"/>
    <w:rsid w:val="00DD6EA5"/>
    <w:rsid w:val="00DD727D"/>
    <w:rsid w:val="00DD7C97"/>
    <w:rsid w:val="00DD7CCD"/>
    <w:rsid w:val="00DD7F73"/>
    <w:rsid w:val="00DE01FA"/>
    <w:rsid w:val="00DE165D"/>
    <w:rsid w:val="00DE272F"/>
    <w:rsid w:val="00DE2883"/>
    <w:rsid w:val="00DE2A5D"/>
    <w:rsid w:val="00DE2C51"/>
    <w:rsid w:val="00DE3237"/>
    <w:rsid w:val="00DE373B"/>
    <w:rsid w:val="00DE46F0"/>
    <w:rsid w:val="00DE4A7B"/>
    <w:rsid w:val="00DE4CFD"/>
    <w:rsid w:val="00DE4DFA"/>
    <w:rsid w:val="00DE502D"/>
    <w:rsid w:val="00DE54C4"/>
    <w:rsid w:val="00DE58CF"/>
    <w:rsid w:val="00DE5F55"/>
    <w:rsid w:val="00DE6028"/>
    <w:rsid w:val="00DE60D9"/>
    <w:rsid w:val="00DE663C"/>
    <w:rsid w:val="00DE69CD"/>
    <w:rsid w:val="00DE6AB8"/>
    <w:rsid w:val="00DE7088"/>
    <w:rsid w:val="00DE747C"/>
    <w:rsid w:val="00DE7811"/>
    <w:rsid w:val="00DE7C95"/>
    <w:rsid w:val="00DF04D1"/>
    <w:rsid w:val="00DF0EB2"/>
    <w:rsid w:val="00DF1527"/>
    <w:rsid w:val="00DF1642"/>
    <w:rsid w:val="00DF1AE4"/>
    <w:rsid w:val="00DF1F06"/>
    <w:rsid w:val="00DF22F5"/>
    <w:rsid w:val="00DF255C"/>
    <w:rsid w:val="00DF3B21"/>
    <w:rsid w:val="00DF4EFB"/>
    <w:rsid w:val="00DF57D8"/>
    <w:rsid w:val="00DF5B31"/>
    <w:rsid w:val="00DF7ABF"/>
    <w:rsid w:val="00DF7CCC"/>
    <w:rsid w:val="00E00136"/>
    <w:rsid w:val="00E00ED1"/>
    <w:rsid w:val="00E01202"/>
    <w:rsid w:val="00E018F9"/>
    <w:rsid w:val="00E01C07"/>
    <w:rsid w:val="00E02451"/>
    <w:rsid w:val="00E02A0A"/>
    <w:rsid w:val="00E02F7F"/>
    <w:rsid w:val="00E03021"/>
    <w:rsid w:val="00E031DD"/>
    <w:rsid w:val="00E03345"/>
    <w:rsid w:val="00E03451"/>
    <w:rsid w:val="00E038A3"/>
    <w:rsid w:val="00E03E45"/>
    <w:rsid w:val="00E03FA2"/>
    <w:rsid w:val="00E0457D"/>
    <w:rsid w:val="00E05244"/>
    <w:rsid w:val="00E05F4F"/>
    <w:rsid w:val="00E0768D"/>
    <w:rsid w:val="00E108EF"/>
    <w:rsid w:val="00E1151E"/>
    <w:rsid w:val="00E11FF5"/>
    <w:rsid w:val="00E12F29"/>
    <w:rsid w:val="00E13C1D"/>
    <w:rsid w:val="00E14D2E"/>
    <w:rsid w:val="00E14DAF"/>
    <w:rsid w:val="00E1541A"/>
    <w:rsid w:val="00E1545E"/>
    <w:rsid w:val="00E16057"/>
    <w:rsid w:val="00E16F21"/>
    <w:rsid w:val="00E17125"/>
    <w:rsid w:val="00E17639"/>
    <w:rsid w:val="00E206F6"/>
    <w:rsid w:val="00E2099A"/>
    <w:rsid w:val="00E215CA"/>
    <w:rsid w:val="00E21A64"/>
    <w:rsid w:val="00E22642"/>
    <w:rsid w:val="00E23327"/>
    <w:rsid w:val="00E2371A"/>
    <w:rsid w:val="00E23A72"/>
    <w:rsid w:val="00E24C94"/>
    <w:rsid w:val="00E2548D"/>
    <w:rsid w:val="00E2580A"/>
    <w:rsid w:val="00E25EA5"/>
    <w:rsid w:val="00E2677F"/>
    <w:rsid w:val="00E26C47"/>
    <w:rsid w:val="00E26DD4"/>
    <w:rsid w:val="00E26F88"/>
    <w:rsid w:val="00E273D3"/>
    <w:rsid w:val="00E303F5"/>
    <w:rsid w:val="00E30ACF"/>
    <w:rsid w:val="00E30C87"/>
    <w:rsid w:val="00E30D53"/>
    <w:rsid w:val="00E30DDC"/>
    <w:rsid w:val="00E30FFF"/>
    <w:rsid w:val="00E31419"/>
    <w:rsid w:val="00E3192F"/>
    <w:rsid w:val="00E319BA"/>
    <w:rsid w:val="00E31DD9"/>
    <w:rsid w:val="00E3239D"/>
    <w:rsid w:val="00E3242C"/>
    <w:rsid w:val="00E32912"/>
    <w:rsid w:val="00E32D17"/>
    <w:rsid w:val="00E33182"/>
    <w:rsid w:val="00E338CF"/>
    <w:rsid w:val="00E33CF7"/>
    <w:rsid w:val="00E340E5"/>
    <w:rsid w:val="00E34219"/>
    <w:rsid w:val="00E342BE"/>
    <w:rsid w:val="00E34B63"/>
    <w:rsid w:val="00E34FBB"/>
    <w:rsid w:val="00E34FE1"/>
    <w:rsid w:val="00E35463"/>
    <w:rsid w:val="00E3587F"/>
    <w:rsid w:val="00E3780D"/>
    <w:rsid w:val="00E37888"/>
    <w:rsid w:val="00E37979"/>
    <w:rsid w:val="00E40538"/>
    <w:rsid w:val="00E4073C"/>
    <w:rsid w:val="00E415AC"/>
    <w:rsid w:val="00E4175F"/>
    <w:rsid w:val="00E41AC9"/>
    <w:rsid w:val="00E41CA9"/>
    <w:rsid w:val="00E41FD2"/>
    <w:rsid w:val="00E42B18"/>
    <w:rsid w:val="00E42E3A"/>
    <w:rsid w:val="00E43083"/>
    <w:rsid w:val="00E43259"/>
    <w:rsid w:val="00E43356"/>
    <w:rsid w:val="00E43AE5"/>
    <w:rsid w:val="00E44228"/>
    <w:rsid w:val="00E46068"/>
    <w:rsid w:val="00E47211"/>
    <w:rsid w:val="00E47AC9"/>
    <w:rsid w:val="00E47CEE"/>
    <w:rsid w:val="00E50761"/>
    <w:rsid w:val="00E5087B"/>
    <w:rsid w:val="00E50E8A"/>
    <w:rsid w:val="00E51D03"/>
    <w:rsid w:val="00E5222E"/>
    <w:rsid w:val="00E5248C"/>
    <w:rsid w:val="00E52D02"/>
    <w:rsid w:val="00E53052"/>
    <w:rsid w:val="00E5328E"/>
    <w:rsid w:val="00E533C9"/>
    <w:rsid w:val="00E547BD"/>
    <w:rsid w:val="00E5558B"/>
    <w:rsid w:val="00E55A61"/>
    <w:rsid w:val="00E56253"/>
    <w:rsid w:val="00E5688B"/>
    <w:rsid w:val="00E57B90"/>
    <w:rsid w:val="00E57C90"/>
    <w:rsid w:val="00E57D83"/>
    <w:rsid w:val="00E60862"/>
    <w:rsid w:val="00E60879"/>
    <w:rsid w:val="00E61242"/>
    <w:rsid w:val="00E621C8"/>
    <w:rsid w:val="00E62434"/>
    <w:rsid w:val="00E625D1"/>
    <w:rsid w:val="00E627D2"/>
    <w:rsid w:val="00E62807"/>
    <w:rsid w:val="00E6309D"/>
    <w:rsid w:val="00E630A1"/>
    <w:rsid w:val="00E63713"/>
    <w:rsid w:val="00E63FF7"/>
    <w:rsid w:val="00E64556"/>
    <w:rsid w:val="00E64606"/>
    <w:rsid w:val="00E64C6F"/>
    <w:rsid w:val="00E655C0"/>
    <w:rsid w:val="00E65BE9"/>
    <w:rsid w:val="00E668CE"/>
    <w:rsid w:val="00E66FF2"/>
    <w:rsid w:val="00E7046E"/>
    <w:rsid w:val="00E707A0"/>
    <w:rsid w:val="00E70A9D"/>
    <w:rsid w:val="00E70B82"/>
    <w:rsid w:val="00E728C5"/>
    <w:rsid w:val="00E72982"/>
    <w:rsid w:val="00E72FD8"/>
    <w:rsid w:val="00E73C9E"/>
    <w:rsid w:val="00E74291"/>
    <w:rsid w:val="00E744B2"/>
    <w:rsid w:val="00E749E8"/>
    <w:rsid w:val="00E75445"/>
    <w:rsid w:val="00E755F3"/>
    <w:rsid w:val="00E75CBB"/>
    <w:rsid w:val="00E762F3"/>
    <w:rsid w:val="00E80358"/>
    <w:rsid w:val="00E803CB"/>
    <w:rsid w:val="00E80520"/>
    <w:rsid w:val="00E81E2C"/>
    <w:rsid w:val="00E81FFE"/>
    <w:rsid w:val="00E8240B"/>
    <w:rsid w:val="00E8284D"/>
    <w:rsid w:val="00E835EB"/>
    <w:rsid w:val="00E83F4B"/>
    <w:rsid w:val="00E8497A"/>
    <w:rsid w:val="00E849C7"/>
    <w:rsid w:val="00E84CC8"/>
    <w:rsid w:val="00E872A1"/>
    <w:rsid w:val="00E873E6"/>
    <w:rsid w:val="00E87413"/>
    <w:rsid w:val="00E879AA"/>
    <w:rsid w:val="00E87F2D"/>
    <w:rsid w:val="00E915E6"/>
    <w:rsid w:val="00E91AF4"/>
    <w:rsid w:val="00E92464"/>
    <w:rsid w:val="00E928A4"/>
    <w:rsid w:val="00E9292A"/>
    <w:rsid w:val="00E929E9"/>
    <w:rsid w:val="00E92B0A"/>
    <w:rsid w:val="00E92EB0"/>
    <w:rsid w:val="00E93E62"/>
    <w:rsid w:val="00E941B1"/>
    <w:rsid w:val="00E948C3"/>
    <w:rsid w:val="00E94AE1"/>
    <w:rsid w:val="00E97079"/>
    <w:rsid w:val="00E97542"/>
    <w:rsid w:val="00EA0392"/>
    <w:rsid w:val="00EA27C7"/>
    <w:rsid w:val="00EA2D29"/>
    <w:rsid w:val="00EA3A9B"/>
    <w:rsid w:val="00EA3D91"/>
    <w:rsid w:val="00EA52E9"/>
    <w:rsid w:val="00EA5468"/>
    <w:rsid w:val="00EA68C1"/>
    <w:rsid w:val="00EA6CD3"/>
    <w:rsid w:val="00EA6F35"/>
    <w:rsid w:val="00EA7073"/>
    <w:rsid w:val="00EA7936"/>
    <w:rsid w:val="00EA7F60"/>
    <w:rsid w:val="00EB10D5"/>
    <w:rsid w:val="00EB175B"/>
    <w:rsid w:val="00EB1776"/>
    <w:rsid w:val="00EB182C"/>
    <w:rsid w:val="00EB19F4"/>
    <w:rsid w:val="00EB1B4A"/>
    <w:rsid w:val="00EB1C05"/>
    <w:rsid w:val="00EB27B5"/>
    <w:rsid w:val="00EB3445"/>
    <w:rsid w:val="00EB3517"/>
    <w:rsid w:val="00EB3C84"/>
    <w:rsid w:val="00EB4839"/>
    <w:rsid w:val="00EB4E10"/>
    <w:rsid w:val="00EB553D"/>
    <w:rsid w:val="00EB55E1"/>
    <w:rsid w:val="00EB569E"/>
    <w:rsid w:val="00EB613A"/>
    <w:rsid w:val="00EB705B"/>
    <w:rsid w:val="00EB7778"/>
    <w:rsid w:val="00EB7E92"/>
    <w:rsid w:val="00EC0382"/>
    <w:rsid w:val="00EC0610"/>
    <w:rsid w:val="00EC07E8"/>
    <w:rsid w:val="00EC1948"/>
    <w:rsid w:val="00EC20FE"/>
    <w:rsid w:val="00EC29E6"/>
    <w:rsid w:val="00EC2BD4"/>
    <w:rsid w:val="00EC2D7D"/>
    <w:rsid w:val="00EC30C8"/>
    <w:rsid w:val="00EC31F3"/>
    <w:rsid w:val="00EC36F8"/>
    <w:rsid w:val="00EC3746"/>
    <w:rsid w:val="00EC3D63"/>
    <w:rsid w:val="00EC4C6F"/>
    <w:rsid w:val="00EC5965"/>
    <w:rsid w:val="00EC59EA"/>
    <w:rsid w:val="00EC628F"/>
    <w:rsid w:val="00EC782C"/>
    <w:rsid w:val="00ED080A"/>
    <w:rsid w:val="00ED1918"/>
    <w:rsid w:val="00ED1DBF"/>
    <w:rsid w:val="00ED1E67"/>
    <w:rsid w:val="00ED212C"/>
    <w:rsid w:val="00ED27BB"/>
    <w:rsid w:val="00ED29CA"/>
    <w:rsid w:val="00ED2FC1"/>
    <w:rsid w:val="00ED3257"/>
    <w:rsid w:val="00ED33DF"/>
    <w:rsid w:val="00ED34BD"/>
    <w:rsid w:val="00ED396C"/>
    <w:rsid w:val="00ED408C"/>
    <w:rsid w:val="00ED40CB"/>
    <w:rsid w:val="00ED41D8"/>
    <w:rsid w:val="00ED427E"/>
    <w:rsid w:val="00ED5285"/>
    <w:rsid w:val="00ED5A86"/>
    <w:rsid w:val="00ED5B68"/>
    <w:rsid w:val="00ED6728"/>
    <w:rsid w:val="00ED7528"/>
    <w:rsid w:val="00EE055A"/>
    <w:rsid w:val="00EE05C4"/>
    <w:rsid w:val="00EE096D"/>
    <w:rsid w:val="00EE0CC7"/>
    <w:rsid w:val="00EE0D97"/>
    <w:rsid w:val="00EE1556"/>
    <w:rsid w:val="00EE1E1F"/>
    <w:rsid w:val="00EE21CC"/>
    <w:rsid w:val="00EE2973"/>
    <w:rsid w:val="00EE2C2A"/>
    <w:rsid w:val="00EE31B7"/>
    <w:rsid w:val="00EE3330"/>
    <w:rsid w:val="00EE3433"/>
    <w:rsid w:val="00EE3EB0"/>
    <w:rsid w:val="00EE41A9"/>
    <w:rsid w:val="00EE4936"/>
    <w:rsid w:val="00EE4A9E"/>
    <w:rsid w:val="00EE4C3A"/>
    <w:rsid w:val="00EE6B92"/>
    <w:rsid w:val="00EE6E06"/>
    <w:rsid w:val="00EE6F48"/>
    <w:rsid w:val="00EE76E3"/>
    <w:rsid w:val="00EE7A97"/>
    <w:rsid w:val="00EE7FC2"/>
    <w:rsid w:val="00EE7FF2"/>
    <w:rsid w:val="00EF0007"/>
    <w:rsid w:val="00EF02F6"/>
    <w:rsid w:val="00EF0831"/>
    <w:rsid w:val="00EF18FF"/>
    <w:rsid w:val="00EF1D2C"/>
    <w:rsid w:val="00EF212B"/>
    <w:rsid w:val="00EF218D"/>
    <w:rsid w:val="00EF300C"/>
    <w:rsid w:val="00EF3245"/>
    <w:rsid w:val="00EF3632"/>
    <w:rsid w:val="00EF36AA"/>
    <w:rsid w:val="00EF3A30"/>
    <w:rsid w:val="00EF3A35"/>
    <w:rsid w:val="00EF46CD"/>
    <w:rsid w:val="00EF5C52"/>
    <w:rsid w:val="00EF60A0"/>
    <w:rsid w:val="00EF6925"/>
    <w:rsid w:val="00EF6DD3"/>
    <w:rsid w:val="00EF7EE9"/>
    <w:rsid w:val="00F005ED"/>
    <w:rsid w:val="00F00DFA"/>
    <w:rsid w:val="00F00EFD"/>
    <w:rsid w:val="00F01069"/>
    <w:rsid w:val="00F014EC"/>
    <w:rsid w:val="00F0209D"/>
    <w:rsid w:val="00F0302D"/>
    <w:rsid w:val="00F0327B"/>
    <w:rsid w:val="00F03383"/>
    <w:rsid w:val="00F03DEB"/>
    <w:rsid w:val="00F0464E"/>
    <w:rsid w:val="00F048A3"/>
    <w:rsid w:val="00F0516A"/>
    <w:rsid w:val="00F0545F"/>
    <w:rsid w:val="00F05F41"/>
    <w:rsid w:val="00F05FA7"/>
    <w:rsid w:val="00F0661F"/>
    <w:rsid w:val="00F06959"/>
    <w:rsid w:val="00F076B2"/>
    <w:rsid w:val="00F10092"/>
    <w:rsid w:val="00F1016F"/>
    <w:rsid w:val="00F10681"/>
    <w:rsid w:val="00F106A0"/>
    <w:rsid w:val="00F10903"/>
    <w:rsid w:val="00F113EF"/>
    <w:rsid w:val="00F11409"/>
    <w:rsid w:val="00F1170B"/>
    <w:rsid w:val="00F11CFD"/>
    <w:rsid w:val="00F11E7C"/>
    <w:rsid w:val="00F12844"/>
    <w:rsid w:val="00F12BF8"/>
    <w:rsid w:val="00F12FCD"/>
    <w:rsid w:val="00F1343B"/>
    <w:rsid w:val="00F1369D"/>
    <w:rsid w:val="00F13CCC"/>
    <w:rsid w:val="00F13E7C"/>
    <w:rsid w:val="00F143E1"/>
    <w:rsid w:val="00F14A68"/>
    <w:rsid w:val="00F14BED"/>
    <w:rsid w:val="00F14DA9"/>
    <w:rsid w:val="00F1587F"/>
    <w:rsid w:val="00F16FD5"/>
    <w:rsid w:val="00F16FF0"/>
    <w:rsid w:val="00F17E47"/>
    <w:rsid w:val="00F20985"/>
    <w:rsid w:val="00F20F83"/>
    <w:rsid w:val="00F21041"/>
    <w:rsid w:val="00F22EA6"/>
    <w:rsid w:val="00F233AD"/>
    <w:rsid w:val="00F2376C"/>
    <w:rsid w:val="00F24020"/>
    <w:rsid w:val="00F24178"/>
    <w:rsid w:val="00F24826"/>
    <w:rsid w:val="00F2530F"/>
    <w:rsid w:val="00F253C7"/>
    <w:rsid w:val="00F25556"/>
    <w:rsid w:val="00F25B55"/>
    <w:rsid w:val="00F25B94"/>
    <w:rsid w:val="00F25D31"/>
    <w:rsid w:val="00F25E51"/>
    <w:rsid w:val="00F2751C"/>
    <w:rsid w:val="00F27918"/>
    <w:rsid w:val="00F27B83"/>
    <w:rsid w:val="00F27C9E"/>
    <w:rsid w:val="00F27CE3"/>
    <w:rsid w:val="00F301C3"/>
    <w:rsid w:val="00F3080C"/>
    <w:rsid w:val="00F30F2F"/>
    <w:rsid w:val="00F31155"/>
    <w:rsid w:val="00F3121E"/>
    <w:rsid w:val="00F3165D"/>
    <w:rsid w:val="00F3239E"/>
    <w:rsid w:val="00F329F4"/>
    <w:rsid w:val="00F32D85"/>
    <w:rsid w:val="00F32E85"/>
    <w:rsid w:val="00F33E1A"/>
    <w:rsid w:val="00F344F8"/>
    <w:rsid w:val="00F34F70"/>
    <w:rsid w:val="00F352BD"/>
    <w:rsid w:val="00F35501"/>
    <w:rsid w:val="00F356E6"/>
    <w:rsid w:val="00F359EA"/>
    <w:rsid w:val="00F36142"/>
    <w:rsid w:val="00F36208"/>
    <w:rsid w:val="00F3630D"/>
    <w:rsid w:val="00F36547"/>
    <w:rsid w:val="00F36AE5"/>
    <w:rsid w:val="00F375EF"/>
    <w:rsid w:val="00F376D6"/>
    <w:rsid w:val="00F40137"/>
    <w:rsid w:val="00F4032A"/>
    <w:rsid w:val="00F404BA"/>
    <w:rsid w:val="00F40E19"/>
    <w:rsid w:val="00F41231"/>
    <w:rsid w:val="00F42058"/>
    <w:rsid w:val="00F426BD"/>
    <w:rsid w:val="00F42C36"/>
    <w:rsid w:val="00F42CA3"/>
    <w:rsid w:val="00F42D0C"/>
    <w:rsid w:val="00F42D9B"/>
    <w:rsid w:val="00F440E5"/>
    <w:rsid w:val="00F4479D"/>
    <w:rsid w:val="00F44AC8"/>
    <w:rsid w:val="00F44FEB"/>
    <w:rsid w:val="00F45111"/>
    <w:rsid w:val="00F4528F"/>
    <w:rsid w:val="00F454EE"/>
    <w:rsid w:val="00F456CB"/>
    <w:rsid w:val="00F45F5A"/>
    <w:rsid w:val="00F46DFB"/>
    <w:rsid w:val="00F46FB0"/>
    <w:rsid w:val="00F47055"/>
    <w:rsid w:val="00F474E8"/>
    <w:rsid w:val="00F50CA4"/>
    <w:rsid w:val="00F51156"/>
    <w:rsid w:val="00F519AF"/>
    <w:rsid w:val="00F51CC3"/>
    <w:rsid w:val="00F52318"/>
    <w:rsid w:val="00F5293E"/>
    <w:rsid w:val="00F534BE"/>
    <w:rsid w:val="00F538F6"/>
    <w:rsid w:val="00F53933"/>
    <w:rsid w:val="00F541AC"/>
    <w:rsid w:val="00F548FD"/>
    <w:rsid w:val="00F5532F"/>
    <w:rsid w:val="00F554D6"/>
    <w:rsid w:val="00F555FB"/>
    <w:rsid w:val="00F5590C"/>
    <w:rsid w:val="00F567CA"/>
    <w:rsid w:val="00F56B16"/>
    <w:rsid w:val="00F572B7"/>
    <w:rsid w:val="00F57775"/>
    <w:rsid w:val="00F57859"/>
    <w:rsid w:val="00F6142D"/>
    <w:rsid w:val="00F61E6B"/>
    <w:rsid w:val="00F62EC7"/>
    <w:rsid w:val="00F6313E"/>
    <w:rsid w:val="00F632DF"/>
    <w:rsid w:val="00F63729"/>
    <w:rsid w:val="00F64225"/>
    <w:rsid w:val="00F6459C"/>
    <w:rsid w:val="00F64EA5"/>
    <w:rsid w:val="00F65893"/>
    <w:rsid w:val="00F658BA"/>
    <w:rsid w:val="00F65ABA"/>
    <w:rsid w:val="00F65D14"/>
    <w:rsid w:val="00F66495"/>
    <w:rsid w:val="00F6685A"/>
    <w:rsid w:val="00F67910"/>
    <w:rsid w:val="00F70276"/>
    <w:rsid w:val="00F7099D"/>
    <w:rsid w:val="00F71213"/>
    <w:rsid w:val="00F71D8C"/>
    <w:rsid w:val="00F7371F"/>
    <w:rsid w:val="00F73870"/>
    <w:rsid w:val="00F73B73"/>
    <w:rsid w:val="00F742FD"/>
    <w:rsid w:val="00F74519"/>
    <w:rsid w:val="00F74B85"/>
    <w:rsid w:val="00F75500"/>
    <w:rsid w:val="00F756B3"/>
    <w:rsid w:val="00F75772"/>
    <w:rsid w:val="00F76924"/>
    <w:rsid w:val="00F76D05"/>
    <w:rsid w:val="00F76E1C"/>
    <w:rsid w:val="00F77120"/>
    <w:rsid w:val="00F77483"/>
    <w:rsid w:val="00F774C3"/>
    <w:rsid w:val="00F7778A"/>
    <w:rsid w:val="00F77C20"/>
    <w:rsid w:val="00F77FE4"/>
    <w:rsid w:val="00F801BF"/>
    <w:rsid w:val="00F803AE"/>
    <w:rsid w:val="00F80540"/>
    <w:rsid w:val="00F811CF"/>
    <w:rsid w:val="00F83C3F"/>
    <w:rsid w:val="00F840E1"/>
    <w:rsid w:val="00F850BD"/>
    <w:rsid w:val="00F86012"/>
    <w:rsid w:val="00F86340"/>
    <w:rsid w:val="00F864CA"/>
    <w:rsid w:val="00F86676"/>
    <w:rsid w:val="00F8743D"/>
    <w:rsid w:val="00F904D0"/>
    <w:rsid w:val="00F90BC4"/>
    <w:rsid w:val="00F9207D"/>
    <w:rsid w:val="00F9263B"/>
    <w:rsid w:val="00F93A0E"/>
    <w:rsid w:val="00F93D8C"/>
    <w:rsid w:val="00F9416A"/>
    <w:rsid w:val="00F948D9"/>
    <w:rsid w:val="00F95A0D"/>
    <w:rsid w:val="00F95A82"/>
    <w:rsid w:val="00F95E63"/>
    <w:rsid w:val="00F95F5C"/>
    <w:rsid w:val="00F9657B"/>
    <w:rsid w:val="00F9730D"/>
    <w:rsid w:val="00F9748A"/>
    <w:rsid w:val="00FA0C64"/>
    <w:rsid w:val="00FA0F56"/>
    <w:rsid w:val="00FA13B8"/>
    <w:rsid w:val="00FA17C6"/>
    <w:rsid w:val="00FA1928"/>
    <w:rsid w:val="00FA1B6C"/>
    <w:rsid w:val="00FA285F"/>
    <w:rsid w:val="00FA2B93"/>
    <w:rsid w:val="00FA2EFA"/>
    <w:rsid w:val="00FA31B4"/>
    <w:rsid w:val="00FA32B6"/>
    <w:rsid w:val="00FA33E4"/>
    <w:rsid w:val="00FA3446"/>
    <w:rsid w:val="00FA390E"/>
    <w:rsid w:val="00FA42EC"/>
    <w:rsid w:val="00FA48D6"/>
    <w:rsid w:val="00FA4F8F"/>
    <w:rsid w:val="00FA53A4"/>
    <w:rsid w:val="00FA5526"/>
    <w:rsid w:val="00FA570A"/>
    <w:rsid w:val="00FA5B1E"/>
    <w:rsid w:val="00FA6ACF"/>
    <w:rsid w:val="00FA6B6E"/>
    <w:rsid w:val="00FA6BB5"/>
    <w:rsid w:val="00FA6C07"/>
    <w:rsid w:val="00FA704D"/>
    <w:rsid w:val="00FA7E8F"/>
    <w:rsid w:val="00FB01E8"/>
    <w:rsid w:val="00FB0AC9"/>
    <w:rsid w:val="00FB0F12"/>
    <w:rsid w:val="00FB120F"/>
    <w:rsid w:val="00FB256D"/>
    <w:rsid w:val="00FB262E"/>
    <w:rsid w:val="00FB2A00"/>
    <w:rsid w:val="00FB396B"/>
    <w:rsid w:val="00FB3F84"/>
    <w:rsid w:val="00FB401E"/>
    <w:rsid w:val="00FB4667"/>
    <w:rsid w:val="00FB48B8"/>
    <w:rsid w:val="00FB4AEA"/>
    <w:rsid w:val="00FB4C4B"/>
    <w:rsid w:val="00FB52F0"/>
    <w:rsid w:val="00FB7492"/>
    <w:rsid w:val="00FC0EA5"/>
    <w:rsid w:val="00FC122A"/>
    <w:rsid w:val="00FC26B4"/>
    <w:rsid w:val="00FC2B2F"/>
    <w:rsid w:val="00FC2CE3"/>
    <w:rsid w:val="00FC2FD8"/>
    <w:rsid w:val="00FC3659"/>
    <w:rsid w:val="00FC3CEE"/>
    <w:rsid w:val="00FC3FDF"/>
    <w:rsid w:val="00FC47EB"/>
    <w:rsid w:val="00FC4A3F"/>
    <w:rsid w:val="00FC4AFA"/>
    <w:rsid w:val="00FC4B14"/>
    <w:rsid w:val="00FC4DC0"/>
    <w:rsid w:val="00FC57B5"/>
    <w:rsid w:val="00FC5894"/>
    <w:rsid w:val="00FC5BE9"/>
    <w:rsid w:val="00FC5DF7"/>
    <w:rsid w:val="00FC5E77"/>
    <w:rsid w:val="00FC61D1"/>
    <w:rsid w:val="00FC69CA"/>
    <w:rsid w:val="00FD099A"/>
    <w:rsid w:val="00FD1023"/>
    <w:rsid w:val="00FD1F74"/>
    <w:rsid w:val="00FD2805"/>
    <w:rsid w:val="00FD28CA"/>
    <w:rsid w:val="00FD2E13"/>
    <w:rsid w:val="00FD39DE"/>
    <w:rsid w:val="00FD3AE2"/>
    <w:rsid w:val="00FD5028"/>
    <w:rsid w:val="00FD531E"/>
    <w:rsid w:val="00FD568A"/>
    <w:rsid w:val="00FD627C"/>
    <w:rsid w:val="00FD64EA"/>
    <w:rsid w:val="00FD6A25"/>
    <w:rsid w:val="00FD6BF6"/>
    <w:rsid w:val="00FD6D5B"/>
    <w:rsid w:val="00FD6F93"/>
    <w:rsid w:val="00FD742D"/>
    <w:rsid w:val="00FD7949"/>
    <w:rsid w:val="00FD7CAC"/>
    <w:rsid w:val="00FE0939"/>
    <w:rsid w:val="00FE1551"/>
    <w:rsid w:val="00FE193B"/>
    <w:rsid w:val="00FE1A6A"/>
    <w:rsid w:val="00FE1B3B"/>
    <w:rsid w:val="00FE1D70"/>
    <w:rsid w:val="00FE1F06"/>
    <w:rsid w:val="00FE238F"/>
    <w:rsid w:val="00FE247D"/>
    <w:rsid w:val="00FE301C"/>
    <w:rsid w:val="00FE3AC8"/>
    <w:rsid w:val="00FE4493"/>
    <w:rsid w:val="00FE526D"/>
    <w:rsid w:val="00FE539D"/>
    <w:rsid w:val="00FE5FAB"/>
    <w:rsid w:val="00FE5FE2"/>
    <w:rsid w:val="00FE679C"/>
    <w:rsid w:val="00FE6E14"/>
    <w:rsid w:val="00FE6EDB"/>
    <w:rsid w:val="00FE7A1B"/>
    <w:rsid w:val="00FE7A41"/>
    <w:rsid w:val="00FE7A76"/>
    <w:rsid w:val="00FE7D32"/>
    <w:rsid w:val="00FE7F89"/>
    <w:rsid w:val="00FE7FB7"/>
    <w:rsid w:val="00FF00F3"/>
    <w:rsid w:val="00FF1202"/>
    <w:rsid w:val="00FF142A"/>
    <w:rsid w:val="00FF19C0"/>
    <w:rsid w:val="00FF1E6B"/>
    <w:rsid w:val="00FF1F18"/>
    <w:rsid w:val="00FF21B9"/>
    <w:rsid w:val="00FF28D6"/>
    <w:rsid w:val="00FF3884"/>
    <w:rsid w:val="00FF39FD"/>
    <w:rsid w:val="00FF4392"/>
    <w:rsid w:val="00FF5216"/>
    <w:rsid w:val="00FF535B"/>
    <w:rsid w:val="00FF579A"/>
    <w:rsid w:val="00FF5E5B"/>
    <w:rsid w:val="00FF5E7F"/>
    <w:rsid w:val="00FF6260"/>
    <w:rsid w:val="00FF71A6"/>
    <w:rsid w:val="00FF71FC"/>
    <w:rsid w:val="00FF7A6C"/>
    <w:rsid w:val="01A0C568"/>
    <w:rsid w:val="01B040C3"/>
    <w:rsid w:val="07049160"/>
    <w:rsid w:val="08E0B204"/>
    <w:rsid w:val="099DA54D"/>
    <w:rsid w:val="0AE9A82E"/>
    <w:rsid w:val="0F7B22BD"/>
    <w:rsid w:val="110C0C87"/>
    <w:rsid w:val="15012730"/>
    <w:rsid w:val="1611D75D"/>
    <w:rsid w:val="161EF0FC"/>
    <w:rsid w:val="17B42C42"/>
    <w:rsid w:val="192E5CFE"/>
    <w:rsid w:val="1D97962A"/>
    <w:rsid w:val="1E026E26"/>
    <w:rsid w:val="1E767898"/>
    <w:rsid w:val="20C02C0D"/>
    <w:rsid w:val="2401D1E7"/>
    <w:rsid w:val="258F9850"/>
    <w:rsid w:val="259CCCA9"/>
    <w:rsid w:val="26322CD2"/>
    <w:rsid w:val="287F697C"/>
    <w:rsid w:val="2A6B5074"/>
    <w:rsid w:val="2D5F3CA7"/>
    <w:rsid w:val="2FCF32B0"/>
    <w:rsid w:val="3335E3FE"/>
    <w:rsid w:val="33DEB5D4"/>
    <w:rsid w:val="35696DF8"/>
    <w:rsid w:val="37DDC354"/>
    <w:rsid w:val="38656A1C"/>
    <w:rsid w:val="39F93611"/>
    <w:rsid w:val="3E468066"/>
    <w:rsid w:val="3E8438ED"/>
    <w:rsid w:val="45BD0611"/>
    <w:rsid w:val="46494E7C"/>
    <w:rsid w:val="4855A22C"/>
    <w:rsid w:val="4A1C38AF"/>
    <w:rsid w:val="4A3270AD"/>
    <w:rsid w:val="4AF8BFEC"/>
    <w:rsid w:val="4D6A6144"/>
    <w:rsid w:val="4E327EA1"/>
    <w:rsid w:val="511CAA7D"/>
    <w:rsid w:val="51F12BF8"/>
    <w:rsid w:val="52212A11"/>
    <w:rsid w:val="53A21315"/>
    <w:rsid w:val="5427DBF3"/>
    <w:rsid w:val="5C0A230F"/>
    <w:rsid w:val="61454CA5"/>
    <w:rsid w:val="6229A56E"/>
    <w:rsid w:val="6341C908"/>
    <w:rsid w:val="64DBC1AB"/>
    <w:rsid w:val="64F48C46"/>
    <w:rsid w:val="68777C1E"/>
    <w:rsid w:val="6EE9A6DF"/>
    <w:rsid w:val="6EFDBBF4"/>
    <w:rsid w:val="6F855A33"/>
    <w:rsid w:val="718520F1"/>
    <w:rsid w:val="71FEC2DF"/>
    <w:rsid w:val="72F4101C"/>
    <w:rsid w:val="7367F49D"/>
    <w:rsid w:val="74CC0E8F"/>
    <w:rsid w:val="7513559B"/>
    <w:rsid w:val="789CBDA0"/>
    <w:rsid w:val="796176AA"/>
    <w:rsid w:val="79E8750F"/>
    <w:rsid w:val="7BCC9D27"/>
    <w:rsid w:val="7C9D28A7"/>
    <w:rsid w:val="7E46058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937A41"/>
  <w15:docId w15:val="{B43C4AE4-5772-46D9-95A8-9CCC535D2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12CB"/>
    <w:pPr>
      <w:spacing w:line="240" w:lineRule="exact"/>
      <w:jc w:val="both"/>
    </w:pPr>
    <w:rPr>
      <w:rFonts w:ascii="Garamond" w:hAnsi="Garamond"/>
      <w:sz w:val="24"/>
      <w:szCs w:val="24"/>
      <w:lang w:eastAsia="en-US"/>
    </w:rPr>
  </w:style>
  <w:style w:type="paragraph" w:styleId="Heading1">
    <w:name w:val="heading 1"/>
    <w:next w:val="Normal"/>
    <w:qFormat/>
    <w:rsid w:val="00A16EE8"/>
    <w:pPr>
      <w:numPr>
        <w:numId w:val="6"/>
      </w:numPr>
      <w:spacing w:before="226" w:after="50" w:line="240" w:lineRule="exact"/>
      <w:outlineLvl w:val="0"/>
    </w:pPr>
    <w:rPr>
      <w:rFonts w:ascii="Garamond" w:hAnsi="Garamond"/>
      <w:b/>
      <w:caps/>
      <w:sz w:val="24"/>
      <w:lang w:eastAsia="en-US"/>
    </w:rPr>
  </w:style>
  <w:style w:type="paragraph" w:styleId="Heading2">
    <w:name w:val="heading 2"/>
    <w:next w:val="Normal"/>
    <w:qFormat/>
    <w:rsid w:val="008B3BD2"/>
    <w:pPr>
      <w:numPr>
        <w:ilvl w:val="1"/>
        <w:numId w:val="6"/>
      </w:numPr>
      <w:spacing w:before="110" w:after="52" w:line="240" w:lineRule="exact"/>
      <w:outlineLvl w:val="1"/>
    </w:pPr>
    <w:rPr>
      <w:rFonts w:ascii="Garamond" w:hAnsi="Garamond"/>
      <w:b/>
      <w:bCs/>
      <w:sz w:val="22"/>
      <w:lang w:eastAsia="en-US"/>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rFonts w:ascii="Times New Roman" w:hAnsi="Times New Roman"/>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spacing w:after="520" w:line="160" w:lineRule="exact"/>
    </w:pPr>
    <w:rPr>
      <w:rFonts w:ascii="Helvetica" w:hAnsi="Helvetica"/>
      <w:b/>
      <w:i/>
      <w:sz w:val="16"/>
    </w:rPr>
  </w:style>
  <w:style w:type="character" w:styleId="LineNumber">
    <w:name w:val="line number"/>
    <w:basedOn w:val="DefaultParagraphFont"/>
  </w:style>
  <w:style w:type="paragraph" w:styleId="Footer">
    <w:name w:val="footer"/>
    <w:basedOn w:val="Normal"/>
    <w:pPr>
      <w:tabs>
        <w:tab w:val="center" w:pos="4320"/>
        <w:tab w:val="right" w:pos="8640"/>
      </w:tabs>
    </w:pPr>
  </w:style>
  <w:style w:type="paragraph" w:styleId="FootnoteText">
    <w:name w:val="footnote text"/>
    <w:basedOn w:val="Normal"/>
    <w:semiHidden/>
    <w:pPr>
      <w:spacing w:before="20" w:line="200" w:lineRule="exact"/>
    </w:pPr>
    <w:rPr>
      <w:rFonts w:ascii="Times New Roman" w:hAnsi="Times New Roman"/>
      <w:sz w:val="16"/>
      <w:szCs w:val="20"/>
    </w:rPr>
  </w:style>
  <w:style w:type="paragraph" w:customStyle="1" w:styleId="Catchline">
    <w:name w:val="Catchline"/>
    <w:pPr>
      <w:spacing w:before="140" w:line="160" w:lineRule="exact"/>
      <w:jc w:val="right"/>
    </w:pPr>
    <w:rPr>
      <w:rFonts w:ascii="Helvetica" w:hAnsi="Helvetica"/>
      <w:i/>
      <w:sz w:val="16"/>
      <w:lang w:eastAsia="en-US"/>
    </w:rPr>
  </w:style>
  <w:style w:type="paragraph" w:customStyle="1" w:styleId="DOILine">
    <w:name w:val="DOI Line"/>
    <w:basedOn w:val="Catchline"/>
    <w:pPr>
      <w:spacing w:before="44"/>
    </w:pPr>
  </w:style>
  <w:style w:type="paragraph" w:customStyle="1" w:styleId="Articletitle">
    <w:name w:val="Article title"/>
    <w:pPr>
      <w:spacing w:before="92" w:line="420" w:lineRule="exact"/>
    </w:pPr>
    <w:rPr>
      <w:rFonts w:ascii="Helvetica" w:hAnsi="Helvetica"/>
      <w:b/>
      <w:sz w:val="32"/>
      <w:lang w:eastAsia="en-US"/>
    </w:rPr>
  </w:style>
  <w:style w:type="paragraph" w:customStyle="1" w:styleId="Authorname">
    <w:name w:val="Author name"/>
    <w:pPr>
      <w:spacing w:before="70" w:line="300" w:lineRule="exact"/>
    </w:pPr>
    <w:rPr>
      <w:rFonts w:ascii="Helvetica-Light" w:hAnsi="Helvetica-Light"/>
      <w:iCs/>
      <w:sz w:val="26"/>
      <w:lang w:eastAsia="en-US"/>
    </w:rPr>
  </w:style>
  <w:style w:type="paragraph" w:customStyle="1" w:styleId="Affilation">
    <w:name w:val="Affilation"/>
    <w:basedOn w:val="Authorname"/>
    <w:pPr>
      <w:spacing w:before="40" w:after="52" w:line="240" w:lineRule="exact"/>
    </w:pPr>
    <w:rPr>
      <w:sz w:val="20"/>
    </w:rPr>
  </w:style>
  <w:style w:type="paragraph" w:customStyle="1" w:styleId="Received">
    <w:name w:val="Received"/>
    <w:basedOn w:val="Affilation"/>
    <w:pPr>
      <w:spacing w:before="0" w:after="294"/>
    </w:pPr>
    <w:rPr>
      <w:sz w:val="16"/>
    </w:rPr>
  </w:style>
  <w:style w:type="paragraph" w:customStyle="1" w:styleId="AbstractHead">
    <w:name w:val="Abstract Head"/>
    <w:pPr>
      <w:spacing w:before="210" w:after="10" w:line="220" w:lineRule="exact"/>
      <w:jc w:val="both"/>
    </w:pPr>
    <w:rPr>
      <w:rFonts w:ascii="Helvetica" w:hAnsi="Helvetica"/>
      <w:b/>
      <w:caps/>
      <w:sz w:val="16"/>
      <w:lang w:eastAsia="en-US"/>
    </w:rPr>
  </w:style>
  <w:style w:type="paragraph" w:customStyle="1" w:styleId="AbstractText">
    <w:name w:val="Abstract Text"/>
    <w:pPr>
      <w:spacing w:line="220" w:lineRule="exact"/>
      <w:jc w:val="both"/>
    </w:pPr>
    <w:rPr>
      <w:rFonts w:ascii="Helvetica" w:hAnsi="Helvetica"/>
      <w:sz w:val="16"/>
      <w:lang w:eastAsia="en-US"/>
    </w:rPr>
  </w:style>
  <w:style w:type="paragraph" w:customStyle="1" w:styleId="Para">
    <w:name w:val="Para"/>
    <w:link w:val="ParaChar"/>
    <w:pPr>
      <w:spacing w:line="220" w:lineRule="exact"/>
      <w:ind w:firstLine="170"/>
      <w:jc w:val="both"/>
    </w:pPr>
    <w:rPr>
      <w:sz w:val="18"/>
      <w:lang w:eastAsia="en-US"/>
    </w:rPr>
  </w:style>
  <w:style w:type="paragraph" w:customStyle="1" w:styleId="ParaNoInd">
    <w:name w:val="ParaNoInd"/>
    <w:basedOn w:val="Para"/>
    <w:pPr>
      <w:ind w:firstLine="0"/>
    </w:pPr>
  </w:style>
  <w:style w:type="character" w:styleId="FootnoteReference">
    <w:name w:val="footnote reference"/>
    <w:basedOn w:val="DefaultParagraphFont"/>
    <w:semiHidden/>
    <w:rPr>
      <w:vertAlign w:val="superscript"/>
    </w:rPr>
  </w:style>
  <w:style w:type="character" w:styleId="PageNumber">
    <w:name w:val="page number"/>
    <w:basedOn w:val="DefaultParagraphFont"/>
    <w:rPr>
      <w:rFonts w:ascii="Helvetica" w:hAnsi="Helvetica"/>
      <w:b/>
      <w:sz w:val="18"/>
    </w:rPr>
  </w:style>
  <w:style w:type="paragraph" w:customStyle="1" w:styleId="Ahead">
    <w:name w:val="A head"/>
    <w:basedOn w:val="Heading1"/>
    <w:pPr>
      <w:numPr>
        <w:numId w:val="0"/>
      </w:numPr>
    </w:pPr>
  </w:style>
  <w:style w:type="paragraph" w:styleId="BlockText">
    <w:name w:val="Block Text"/>
    <w:basedOn w:val="Normal"/>
    <w:pPr>
      <w:spacing w:after="120"/>
      <w:ind w:left="1440" w:right="1440"/>
    </w:pPr>
  </w:style>
  <w:style w:type="character" w:customStyle="1" w:styleId="Chead">
    <w:name w:val="C head"/>
    <w:basedOn w:val="DefaultParagraphFont"/>
    <w:rPr>
      <w:rFonts w:ascii="Times New Roman" w:hAnsi="Times New Roman"/>
      <w:i/>
      <w:sz w:val="18"/>
    </w:rPr>
  </w:style>
  <w:style w:type="paragraph" w:customStyle="1" w:styleId="ParawithChead">
    <w:name w:val="Para with C head"/>
    <w:basedOn w:val="ParaNoInd"/>
    <w:pPr>
      <w:spacing w:before="126"/>
    </w:pPr>
  </w:style>
  <w:style w:type="paragraph" w:customStyle="1" w:styleId="NumberedList">
    <w:name w:val="Numbered List"/>
    <w:basedOn w:val="ParaNoInd"/>
    <w:qFormat/>
    <w:pPr>
      <w:numPr>
        <w:numId w:val="1"/>
      </w:numPr>
      <w:tabs>
        <w:tab w:val="clear" w:pos="720"/>
        <w:tab w:val="left" w:pos="560"/>
      </w:tabs>
      <w:spacing w:before="60"/>
      <w:ind w:left="560" w:hanging="390"/>
    </w:pPr>
  </w:style>
  <w:style w:type="paragraph" w:customStyle="1" w:styleId="NumberedListfirst">
    <w:name w:val="Numbered List first"/>
    <w:basedOn w:val="NumberedList"/>
    <w:pPr>
      <w:spacing w:before="120"/>
    </w:pPr>
  </w:style>
  <w:style w:type="paragraph" w:customStyle="1" w:styleId="NumberedListlast">
    <w:name w:val="Numbered List last"/>
    <w:basedOn w:val="NumberedList"/>
    <w:pPr>
      <w:spacing w:after="120"/>
    </w:pPr>
  </w:style>
  <w:style w:type="paragraph" w:customStyle="1" w:styleId="BulletedList">
    <w:name w:val="Bulleted List"/>
    <w:basedOn w:val="ParaNoInd"/>
    <w:pPr>
      <w:numPr>
        <w:numId w:val="2"/>
      </w:numPr>
      <w:tabs>
        <w:tab w:val="clear" w:pos="560"/>
        <w:tab w:val="left" w:pos="374"/>
      </w:tabs>
      <w:spacing w:before="60"/>
      <w:ind w:left="374" w:hanging="204"/>
    </w:pPr>
  </w:style>
  <w:style w:type="paragraph" w:customStyle="1" w:styleId="BulletedListfirst">
    <w:name w:val="Bulleted List first"/>
    <w:basedOn w:val="BulletedList"/>
    <w:pPr>
      <w:spacing w:before="120"/>
    </w:pPr>
  </w:style>
  <w:style w:type="paragraph" w:customStyle="1" w:styleId="BulletedListlast">
    <w:name w:val="Bulleted List last"/>
    <w:basedOn w:val="BulletedList"/>
    <w:pPr>
      <w:spacing w:after="120"/>
    </w:pPr>
  </w:style>
  <w:style w:type="paragraph" w:customStyle="1" w:styleId="MTDisplayEquation">
    <w:name w:val="MTDisplayEquation"/>
    <w:basedOn w:val="ParaNoInd"/>
    <w:next w:val="Normal"/>
    <w:pPr>
      <w:tabs>
        <w:tab w:val="center" w:pos="2440"/>
        <w:tab w:val="right" w:pos="4860"/>
      </w:tabs>
    </w:pPr>
  </w:style>
  <w:style w:type="paragraph" w:customStyle="1" w:styleId="CopyrightLine">
    <w:name w:val="CopyrightLine"/>
    <w:basedOn w:val="Footer"/>
    <w:pPr>
      <w:tabs>
        <w:tab w:val="clear" w:pos="4320"/>
        <w:tab w:val="clear" w:pos="8640"/>
        <w:tab w:val="right" w:pos="10080"/>
      </w:tabs>
      <w:spacing w:line="200" w:lineRule="exact"/>
    </w:pPr>
    <w:rPr>
      <w:rFonts w:ascii="Helvetica" w:hAnsi="Helvetica"/>
      <w:sz w:val="14"/>
    </w:rPr>
  </w:style>
  <w:style w:type="paragraph" w:customStyle="1" w:styleId="UnnumberedList">
    <w:name w:val="Unnumbered List"/>
    <w:basedOn w:val="ParaNoInd"/>
    <w:pPr>
      <w:ind w:left="400" w:hanging="400"/>
    </w:pPr>
  </w:style>
  <w:style w:type="paragraph" w:customStyle="1" w:styleId="UnnumberedListfirst">
    <w:name w:val="Unnumbered List first"/>
    <w:basedOn w:val="UnnumberedList"/>
    <w:pPr>
      <w:spacing w:before="120"/>
    </w:pPr>
  </w:style>
  <w:style w:type="paragraph" w:customStyle="1" w:styleId="UnnumberedListlast">
    <w:name w:val="Unnumbered List last"/>
    <w:basedOn w:val="UnnumberedList"/>
    <w:pPr>
      <w:spacing w:after="120"/>
    </w:pPr>
  </w:style>
  <w:style w:type="paragraph" w:styleId="BalloonText">
    <w:name w:val="Balloon Text"/>
    <w:basedOn w:val="Normal"/>
    <w:link w:val="BalloonTextChar"/>
    <w:rsid w:val="003B6FA8"/>
    <w:pPr>
      <w:spacing w:line="240" w:lineRule="auto"/>
    </w:pPr>
    <w:rPr>
      <w:rFonts w:ascii="Tahoma" w:hAnsi="Tahoma" w:cs="Tahoma"/>
      <w:sz w:val="16"/>
      <w:szCs w:val="16"/>
    </w:rPr>
  </w:style>
  <w:style w:type="paragraph" w:customStyle="1" w:styleId="EquationDisplay">
    <w:name w:val="Equation Display"/>
    <w:basedOn w:val="MTDisplayEquation"/>
    <w:pPr>
      <w:spacing w:before="120" w:after="120" w:line="240" w:lineRule="auto"/>
    </w:pPr>
  </w:style>
  <w:style w:type="paragraph" w:customStyle="1" w:styleId="FigureCaption">
    <w:name w:val="Figure Caption"/>
    <w:pPr>
      <w:spacing w:before="290" w:after="240" w:line="200" w:lineRule="exact"/>
      <w:jc w:val="both"/>
    </w:pPr>
    <w:rPr>
      <w:sz w:val="16"/>
      <w:lang w:eastAsia="en-US"/>
    </w:rPr>
  </w:style>
  <w:style w:type="paragraph" w:customStyle="1" w:styleId="Tablecaption">
    <w:name w:val="Table caption"/>
    <w:pPr>
      <w:spacing w:before="240" w:after="260" w:line="200" w:lineRule="exact"/>
    </w:pPr>
    <w:rPr>
      <w:sz w:val="16"/>
      <w:lang w:eastAsia="en-US"/>
    </w:rPr>
  </w:style>
  <w:style w:type="paragraph" w:customStyle="1" w:styleId="Tablebody">
    <w:name w:val="Table body"/>
    <w:pPr>
      <w:spacing w:line="200" w:lineRule="exact"/>
      <w:ind w:left="160" w:hanging="160"/>
    </w:pPr>
    <w:rPr>
      <w:sz w:val="16"/>
      <w:lang w:eastAsia="en-US"/>
    </w:rPr>
  </w:style>
  <w:style w:type="paragraph" w:customStyle="1" w:styleId="TableColumnhead">
    <w:name w:val="Table Column head"/>
    <w:basedOn w:val="Tablebody"/>
    <w:pPr>
      <w:spacing w:before="80" w:after="140"/>
    </w:pPr>
  </w:style>
  <w:style w:type="paragraph" w:customStyle="1" w:styleId="Tablebodyfirst">
    <w:name w:val="Table body first"/>
    <w:basedOn w:val="Tablebody"/>
    <w:pPr>
      <w:spacing w:before="90"/>
    </w:pPr>
  </w:style>
  <w:style w:type="paragraph" w:customStyle="1" w:styleId="Tablebodylast">
    <w:name w:val="Table body last"/>
    <w:basedOn w:val="Tablebody"/>
    <w:pPr>
      <w:spacing w:after="134"/>
    </w:pPr>
  </w:style>
  <w:style w:type="paragraph" w:customStyle="1" w:styleId="Tablefootnote">
    <w:name w:val="Table footnote"/>
    <w:pPr>
      <w:spacing w:before="80" w:line="180" w:lineRule="exact"/>
      <w:jc w:val="both"/>
    </w:pPr>
    <w:rPr>
      <w:sz w:val="14"/>
      <w:lang w:eastAsia="en-US"/>
    </w:rPr>
  </w:style>
  <w:style w:type="paragraph" w:customStyle="1" w:styleId="AckHead">
    <w:name w:val="Ack Head"/>
    <w:basedOn w:val="Ahead"/>
  </w:style>
  <w:style w:type="paragraph" w:customStyle="1" w:styleId="AckText">
    <w:name w:val="Ack Text"/>
    <w:basedOn w:val="ParaNoInd"/>
  </w:style>
  <w:style w:type="paragraph" w:customStyle="1" w:styleId="RefHead">
    <w:name w:val="Ref Head"/>
    <w:basedOn w:val="Ahead"/>
  </w:style>
  <w:style w:type="paragraph" w:customStyle="1" w:styleId="RefText">
    <w:name w:val="Ref Text"/>
    <w:pPr>
      <w:spacing w:line="180" w:lineRule="exact"/>
      <w:ind w:left="227" w:hanging="227"/>
      <w:jc w:val="both"/>
    </w:pPr>
    <w:rPr>
      <w:sz w:val="14"/>
      <w:lang w:eastAsia="en-US"/>
    </w:rPr>
  </w:style>
  <w:style w:type="paragraph" w:customStyle="1" w:styleId="BHead">
    <w:name w:val="B Head"/>
    <w:pPr>
      <w:numPr>
        <w:ilvl w:val="1"/>
        <w:numId w:val="8"/>
      </w:numPr>
      <w:spacing w:before="100" w:after="60" w:line="260" w:lineRule="exact"/>
      <w:outlineLvl w:val="1"/>
    </w:pPr>
    <w:rPr>
      <w:rFonts w:ascii="Helvetica" w:hAnsi="Helvetica"/>
      <w:b/>
      <w:lang w:eastAsia="en-US"/>
    </w:rPr>
  </w:style>
  <w:style w:type="paragraph" w:styleId="HTMLAddress">
    <w:name w:val="HTML Address"/>
    <w:basedOn w:val="Normal"/>
    <w:rPr>
      <w:i/>
      <w:iCs/>
    </w:rPr>
  </w:style>
  <w:style w:type="paragraph" w:customStyle="1" w:styleId="ArticleType">
    <w:name w:val="Article Type"/>
    <w:pPr>
      <w:spacing w:before="160"/>
    </w:pPr>
    <w:rPr>
      <w:rFonts w:ascii="Helvetica" w:hAnsi="Helvetica"/>
      <w:i/>
      <w:sz w:val="24"/>
      <w:lang w:eastAsia="en-US"/>
    </w:rPr>
  </w:style>
  <w:style w:type="paragraph" w:customStyle="1" w:styleId="Para0">
    <w:name w:val="&lt;Para&gt;"/>
    <w:basedOn w:val="Para"/>
    <w:link w:val="ParaChar0"/>
    <w:pPr>
      <w:spacing w:line="200" w:lineRule="exact"/>
    </w:pPr>
    <w:rPr>
      <w:sz w:val="16"/>
    </w:rPr>
  </w:style>
  <w:style w:type="paragraph" w:customStyle="1" w:styleId="ParaNoInd0">
    <w:name w:val="&lt;ParaNoInd&gt;"/>
    <w:basedOn w:val="ParaNoInd"/>
    <w:pPr>
      <w:spacing w:line="200" w:lineRule="exact"/>
    </w:pPr>
    <w:rPr>
      <w:sz w:val="16"/>
    </w:rPr>
  </w:style>
  <w:style w:type="paragraph" w:customStyle="1" w:styleId="ParawithChead0">
    <w:name w:val="&lt;Para with C head&gt;"/>
    <w:basedOn w:val="ParawithChead"/>
    <w:pPr>
      <w:spacing w:line="200" w:lineRule="exact"/>
    </w:pPr>
    <w:rPr>
      <w:sz w:val="16"/>
    </w:rPr>
  </w:style>
  <w:style w:type="paragraph" w:customStyle="1" w:styleId="EquationDisplay0">
    <w:name w:val="&lt;Equation Display&gt;"/>
    <w:basedOn w:val="EquationDisplay"/>
    <w:rPr>
      <w:sz w:val="16"/>
    </w:rPr>
  </w:style>
  <w:style w:type="paragraph" w:customStyle="1" w:styleId="FigureCaption0">
    <w:name w:val="&lt;Figure Caption&gt;"/>
    <w:basedOn w:val="FigureCaption"/>
    <w:pPr>
      <w:spacing w:line="180" w:lineRule="exact"/>
    </w:pPr>
    <w:rPr>
      <w:sz w:val="14"/>
    </w:rPr>
  </w:style>
  <w:style w:type="paragraph" w:customStyle="1" w:styleId="Tablebody0">
    <w:name w:val="&lt;Table body&gt;"/>
    <w:basedOn w:val="Tablebody"/>
    <w:pPr>
      <w:spacing w:line="180" w:lineRule="exact"/>
      <w:ind w:left="159" w:hanging="159"/>
    </w:pPr>
    <w:rPr>
      <w:sz w:val="14"/>
    </w:rPr>
  </w:style>
  <w:style w:type="paragraph" w:customStyle="1" w:styleId="Tablebodyfirst0">
    <w:name w:val="&lt;Table body first&gt;"/>
    <w:basedOn w:val="Tablebodyfirst"/>
    <w:pPr>
      <w:spacing w:line="180" w:lineRule="exact"/>
      <w:ind w:left="159" w:hanging="159"/>
    </w:pPr>
    <w:rPr>
      <w:sz w:val="14"/>
    </w:rPr>
  </w:style>
  <w:style w:type="paragraph" w:customStyle="1" w:styleId="Tablebodylast0">
    <w:name w:val="&lt;Table body last&gt;"/>
    <w:basedOn w:val="Tablebodylast"/>
    <w:pPr>
      <w:spacing w:line="180" w:lineRule="exact"/>
      <w:ind w:left="159" w:hanging="159"/>
    </w:pPr>
  </w:style>
  <w:style w:type="paragraph" w:customStyle="1" w:styleId="Tablecaption0">
    <w:name w:val="&lt;Table caption&gt;"/>
    <w:basedOn w:val="Tablecaption"/>
    <w:pPr>
      <w:spacing w:line="180" w:lineRule="exact"/>
    </w:pPr>
  </w:style>
  <w:style w:type="paragraph" w:customStyle="1" w:styleId="TableColumnhead0">
    <w:name w:val="&lt;Table Column head&gt;"/>
    <w:basedOn w:val="TableColumnhead"/>
    <w:pPr>
      <w:spacing w:line="180" w:lineRule="exact"/>
      <w:ind w:left="159" w:hanging="159"/>
    </w:pPr>
    <w:rPr>
      <w:sz w:val="14"/>
    </w:rPr>
  </w:style>
  <w:style w:type="paragraph" w:customStyle="1" w:styleId="Tablefootnote0">
    <w:name w:val="&lt;Table footnote&gt;"/>
    <w:basedOn w:val="Tablefootnote"/>
    <w:pPr>
      <w:spacing w:line="160" w:lineRule="exact"/>
    </w:pPr>
    <w:rPr>
      <w:sz w:val="12"/>
    </w:rPr>
  </w:style>
  <w:style w:type="paragraph" w:customStyle="1" w:styleId="NumberedList0">
    <w:name w:val="&lt;Numbered List&gt;"/>
    <w:basedOn w:val="NumberedList"/>
    <w:pPr>
      <w:spacing w:line="200" w:lineRule="exact"/>
      <w:ind w:left="561" w:hanging="391"/>
    </w:pPr>
    <w:rPr>
      <w:sz w:val="16"/>
    </w:rPr>
  </w:style>
  <w:style w:type="paragraph" w:customStyle="1" w:styleId="NumberedListfirst0">
    <w:name w:val="&lt;Numbered List first&gt;"/>
    <w:basedOn w:val="NumberedListfirst"/>
    <w:pPr>
      <w:spacing w:line="200" w:lineRule="exact"/>
      <w:ind w:left="561" w:hanging="391"/>
    </w:pPr>
    <w:rPr>
      <w:sz w:val="16"/>
    </w:rPr>
  </w:style>
  <w:style w:type="paragraph" w:customStyle="1" w:styleId="NumberedListlast0">
    <w:name w:val="&lt;Numbered List last&gt;"/>
    <w:basedOn w:val="NumberedListlast"/>
    <w:pPr>
      <w:spacing w:line="200" w:lineRule="exact"/>
      <w:ind w:left="561" w:hanging="391"/>
    </w:pPr>
    <w:rPr>
      <w:sz w:val="16"/>
    </w:rPr>
  </w:style>
  <w:style w:type="paragraph" w:customStyle="1" w:styleId="BulletedList0">
    <w:name w:val="&lt;Bulleted List&gt;"/>
    <w:basedOn w:val="BulletedList"/>
    <w:pPr>
      <w:spacing w:line="200" w:lineRule="exact"/>
    </w:pPr>
    <w:rPr>
      <w:sz w:val="16"/>
    </w:rPr>
  </w:style>
  <w:style w:type="paragraph" w:customStyle="1" w:styleId="BulletedListfirst0">
    <w:name w:val="&lt;Bulleted List first&gt;"/>
    <w:basedOn w:val="BulletedListfirst"/>
    <w:pPr>
      <w:spacing w:line="200" w:lineRule="exact"/>
    </w:pPr>
    <w:rPr>
      <w:sz w:val="16"/>
    </w:rPr>
  </w:style>
  <w:style w:type="paragraph" w:customStyle="1" w:styleId="BulletedListlast0">
    <w:name w:val="&lt;Bulleted List last&gt;"/>
    <w:basedOn w:val="BulletedListlast"/>
    <w:pPr>
      <w:spacing w:line="200" w:lineRule="exact"/>
    </w:pPr>
    <w:rPr>
      <w:sz w:val="16"/>
    </w:rPr>
  </w:style>
  <w:style w:type="paragraph" w:customStyle="1" w:styleId="UnnumberedList0">
    <w:name w:val="&lt;Unnumbered List&gt;"/>
    <w:basedOn w:val="UnnumberedList"/>
    <w:pPr>
      <w:spacing w:line="200" w:lineRule="exact"/>
      <w:ind w:left="403" w:hanging="403"/>
    </w:pPr>
    <w:rPr>
      <w:sz w:val="16"/>
    </w:rPr>
  </w:style>
  <w:style w:type="paragraph" w:customStyle="1" w:styleId="UnnumberedListfirst0">
    <w:name w:val="&lt;Unnumbered List first&gt;"/>
    <w:basedOn w:val="UnnumberedListfirst"/>
    <w:pPr>
      <w:spacing w:line="200" w:lineRule="exact"/>
      <w:ind w:left="403" w:hanging="403"/>
    </w:pPr>
    <w:rPr>
      <w:sz w:val="16"/>
    </w:rPr>
  </w:style>
  <w:style w:type="paragraph" w:customStyle="1" w:styleId="UnnumberedListlast0">
    <w:name w:val="&lt;Unnumbered List last&gt;"/>
    <w:basedOn w:val="UnnumberedListlast"/>
    <w:pPr>
      <w:spacing w:line="200" w:lineRule="exact"/>
      <w:ind w:left="403" w:hanging="403"/>
    </w:pPr>
    <w:rPr>
      <w:sz w:val="16"/>
    </w:rPr>
  </w:style>
  <w:style w:type="character" w:customStyle="1" w:styleId="BalloonTextChar">
    <w:name w:val="Balloon Text Char"/>
    <w:basedOn w:val="DefaultParagraphFont"/>
    <w:link w:val="BalloonText"/>
    <w:rsid w:val="003B6FA8"/>
    <w:rPr>
      <w:rFonts w:ascii="Tahoma" w:hAnsi="Tahoma" w:cs="Tahoma"/>
      <w:sz w:val="16"/>
      <w:szCs w:val="16"/>
      <w:lang w:eastAsia="en-US"/>
    </w:rPr>
  </w:style>
  <w:style w:type="character" w:styleId="Hyperlink">
    <w:name w:val="Hyperlink"/>
    <w:basedOn w:val="DefaultParagraphFont"/>
    <w:uiPriority w:val="99"/>
    <w:unhideWhenUsed/>
    <w:rsid w:val="00B13A8D"/>
    <w:rPr>
      <w:color w:val="0000FF" w:themeColor="hyperlink"/>
      <w:u w:val="single"/>
    </w:rPr>
  </w:style>
  <w:style w:type="character" w:styleId="CommentReference">
    <w:name w:val="annotation reference"/>
    <w:basedOn w:val="DefaultParagraphFont"/>
    <w:unhideWhenUsed/>
    <w:qFormat/>
    <w:rsid w:val="00E02A0A"/>
    <w:rPr>
      <w:sz w:val="16"/>
      <w:szCs w:val="16"/>
    </w:rPr>
  </w:style>
  <w:style w:type="paragraph" w:styleId="CommentText">
    <w:name w:val="annotation text"/>
    <w:basedOn w:val="Normal"/>
    <w:link w:val="CommentTextChar"/>
    <w:unhideWhenUsed/>
    <w:qFormat/>
    <w:rsid w:val="00E02A0A"/>
    <w:pPr>
      <w:spacing w:line="240" w:lineRule="auto"/>
    </w:pPr>
    <w:rPr>
      <w:szCs w:val="20"/>
    </w:rPr>
  </w:style>
  <w:style w:type="character" w:customStyle="1" w:styleId="CommentTextChar">
    <w:name w:val="Comment Text Char"/>
    <w:basedOn w:val="DefaultParagraphFont"/>
    <w:link w:val="CommentText"/>
    <w:semiHidden/>
    <w:qFormat/>
    <w:rsid w:val="00E02A0A"/>
    <w:rPr>
      <w:rFonts w:ascii="Times" w:hAnsi="Times"/>
      <w:lang w:eastAsia="en-US"/>
    </w:rPr>
  </w:style>
  <w:style w:type="paragraph" w:styleId="CommentSubject">
    <w:name w:val="annotation subject"/>
    <w:basedOn w:val="CommentText"/>
    <w:next w:val="CommentText"/>
    <w:link w:val="CommentSubjectChar"/>
    <w:semiHidden/>
    <w:unhideWhenUsed/>
    <w:rsid w:val="00E02A0A"/>
    <w:rPr>
      <w:b/>
      <w:bCs/>
    </w:rPr>
  </w:style>
  <w:style w:type="character" w:customStyle="1" w:styleId="CommentSubjectChar">
    <w:name w:val="Comment Subject Char"/>
    <w:basedOn w:val="CommentTextChar"/>
    <w:link w:val="CommentSubject"/>
    <w:semiHidden/>
    <w:rsid w:val="00E02A0A"/>
    <w:rPr>
      <w:rFonts w:ascii="Times" w:hAnsi="Times"/>
      <w:b/>
      <w:bCs/>
      <w:lang w:eastAsia="en-US"/>
    </w:rPr>
  </w:style>
  <w:style w:type="character" w:customStyle="1" w:styleId="apple-converted-space">
    <w:name w:val="apple-converted-space"/>
    <w:basedOn w:val="DefaultParagraphFont"/>
    <w:rsid w:val="00665708"/>
  </w:style>
  <w:style w:type="paragraph" w:styleId="NormalWeb">
    <w:name w:val="Normal (Web)"/>
    <w:basedOn w:val="Normal"/>
    <w:uiPriority w:val="99"/>
    <w:semiHidden/>
    <w:unhideWhenUsed/>
    <w:rsid w:val="00915665"/>
    <w:pPr>
      <w:spacing w:before="100" w:beforeAutospacing="1" w:after="100" w:afterAutospacing="1" w:line="240" w:lineRule="auto"/>
    </w:pPr>
    <w:rPr>
      <w:rFonts w:ascii="Times New Roman" w:eastAsia="Times New Roman" w:hAnsi="Times New Roman"/>
    </w:rPr>
  </w:style>
  <w:style w:type="paragraph" w:styleId="Caption">
    <w:name w:val="caption"/>
    <w:basedOn w:val="Normal"/>
    <w:next w:val="Normal"/>
    <w:unhideWhenUsed/>
    <w:qFormat/>
    <w:rsid w:val="00045625"/>
    <w:pPr>
      <w:spacing w:before="120" w:after="200" w:line="240" w:lineRule="auto"/>
    </w:pPr>
    <w:rPr>
      <w:rFonts w:ascii="Times New Roman" w:hAnsi="Times New Roman"/>
      <w:iCs/>
      <w:sz w:val="20"/>
      <w:szCs w:val="18"/>
    </w:rPr>
  </w:style>
  <w:style w:type="paragraph" w:customStyle="1" w:styleId="EndNoteBibliographyTitle">
    <w:name w:val="EndNote Bibliography Title"/>
    <w:basedOn w:val="Normal"/>
    <w:link w:val="EndNoteBibliographyTitleChar"/>
    <w:rsid w:val="006048E9"/>
    <w:pPr>
      <w:jc w:val="center"/>
    </w:pPr>
    <w:rPr>
      <w:rFonts w:ascii="Times New Roman" w:hAnsi="Times New Roman"/>
      <w:noProof/>
      <w:sz w:val="18"/>
    </w:rPr>
  </w:style>
  <w:style w:type="character" w:customStyle="1" w:styleId="ParaChar">
    <w:name w:val="Para Char"/>
    <w:basedOn w:val="DefaultParagraphFont"/>
    <w:link w:val="Para"/>
    <w:rsid w:val="006048E9"/>
    <w:rPr>
      <w:sz w:val="18"/>
      <w:lang w:eastAsia="en-US"/>
    </w:rPr>
  </w:style>
  <w:style w:type="character" w:customStyle="1" w:styleId="ParaChar0">
    <w:name w:val="&lt;Para&gt; Char"/>
    <w:basedOn w:val="ParaChar"/>
    <w:link w:val="Para0"/>
    <w:rsid w:val="006048E9"/>
    <w:rPr>
      <w:sz w:val="16"/>
      <w:lang w:eastAsia="en-US"/>
    </w:rPr>
  </w:style>
  <w:style w:type="character" w:customStyle="1" w:styleId="EndNoteBibliographyTitleChar">
    <w:name w:val="EndNote Bibliography Title Char"/>
    <w:basedOn w:val="ParaChar0"/>
    <w:link w:val="EndNoteBibliographyTitle"/>
    <w:rsid w:val="006048E9"/>
    <w:rPr>
      <w:noProof/>
      <w:sz w:val="18"/>
      <w:szCs w:val="24"/>
      <w:lang w:eastAsia="en-US"/>
    </w:rPr>
  </w:style>
  <w:style w:type="paragraph" w:customStyle="1" w:styleId="EndNoteBibliography">
    <w:name w:val="EndNote Bibliography"/>
    <w:basedOn w:val="Normal"/>
    <w:link w:val="EndNoteBibliographyChar"/>
    <w:rsid w:val="006048E9"/>
    <w:rPr>
      <w:rFonts w:ascii="Times New Roman" w:hAnsi="Times New Roman"/>
      <w:noProof/>
      <w:sz w:val="18"/>
    </w:rPr>
  </w:style>
  <w:style w:type="character" w:customStyle="1" w:styleId="EndNoteBibliographyChar">
    <w:name w:val="EndNote Bibliography Char"/>
    <w:basedOn w:val="ParaChar0"/>
    <w:link w:val="EndNoteBibliography"/>
    <w:rsid w:val="006048E9"/>
    <w:rPr>
      <w:noProof/>
      <w:sz w:val="18"/>
      <w:szCs w:val="24"/>
      <w:lang w:eastAsia="en-US"/>
    </w:rPr>
  </w:style>
  <w:style w:type="paragraph" w:styleId="TableofFigures">
    <w:name w:val="table of figures"/>
    <w:basedOn w:val="Normal"/>
    <w:next w:val="Normal"/>
    <w:uiPriority w:val="99"/>
    <w:unhideWhenUsed/>
    <w:rsid w:val="007A1F76"/>
  </w:style>
  <w:style w:type="paragraph" w:styleId="Revision">
    <w:name w:val="Revision"/>
    <w:hidden/>
    <w:uiPriority w:val="99"/>
    <w:semiHidden/>
    <w:rsid w:val="00BF10BC"/>
    <w:rPr>
      <w:rFonts w:ascii="Times" w:hAnsi="Times"/>
      <w:szCs w:val="24"/>
      <w:lang w:eastAsia="en-US"/>
    </w:rPr>
  </w:style>
  <w:style w:type="paragraph" w:styleId="TOCHeading">
    <w:name w:val="TOC Heading"/>
    <w:basedOn w:val="Heading1"/>
    <w:next w:val="Normal"/>
    <w:uiPriority w:val="39"/>
    <w:unhideWhenUsed/>
    <w:qFormat/>
    <w:rsid w:val="002F5EB4"/>
    <w:pPr>
      <w:keepNext/>
      <w:keepLines/>
      <w:numPr>
        <w:numId w:val="0"/>
      </w:numPr>
      <w:spacing w:before="240" w:after="0" w:line="259" w:lineRule="auto"/>
      <w:outlineLvl w:val="9"/>
    </w:pPr>
    <w:rPr>
      <w:rFonts w:asciiTheme="majorHAnsi" w:eastAsiaTheme="majorEastAsia" w:hAnsiTheme="majorHAnsi" w:cstheme="majorBidi"/>
      <w:b w:val="0"/>
      <w:caps w:val="0"/>
      <w:color w:val="365F91" w:themeColor="accent1" w:themeShade="BF"/>
      <w:sz w:val="32"/>
      <w:szCs w:val="32"/>
    </w:rPr>
  </w:style>
  <w:style w:type="paragraph" w:styleId="EndnoteText">
    <w:name w:val="endnote text"/>
    <w:basedOn w:val="Normal"/>
    <w:link w:val="EndnoteTextChar"/>
    <w:semiHidden/>
    <w:unhideWhenUsed/>
    <w:rsid w:val="00C55A97"/>
    <w:pPr>
      <w:spacing w:line="240" w:lineRule="auto"/>
    </w:pPr>
    <w:rPr>
      <w:szCs w:val="20"/>
    </w:rPr>
  </w:style>
  <w:style w:type="character" w:customStyle="1" w:styleId="EndnoteTextChar">
    <w:name w:val="Endnote Text Char"/>
    <w:basedOn w:val="DefaultParagraphFont"/>
    <w:link w:val="EndnoteText"/>
    <w:semiHidden/>
    <w:rsid w:val="00C55A97"/>
    <w:rPr>
      <w:rFonts w:ascii="Times" w:hAnsi="Times"/>
      <w:lang w:eastAsia="en-US"/>
    </w:rPr>
  </w:style>
  <w:style w:type="character" w:styleId="EndnoteReference">
    <w:name w:val="endnote reference"/>
    <w:basedOn w:val="DefaultParagraphFont"/>
    <w:semiHidden/>
    <w:unhideWhenUsed/>
    <w:rsid w:val="00C55A97"/>
    <w:rPr>
      <w:vertAlign w:val="superscript"/>
    </w:rPr>
  </w:style>
  <w:style w:type="table" w:styleId="TableGrid">
    <w:name w:val="Table Grid"/>
    <w:basedOn w:val="TableNormal"/>
    <w:rsid w:val="00CA5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533F8"/>
    <w:pPr>
      <w:autoSpaceDE w:val="0"/>
      <w:autoSpaceDN w:val="0"/>
      <w:adjustRightInd w:val="0"/>
    </w:pPr>
    <w:rPr>
      <w:color w:val="000000"/>
      <w:sz w:val="24"/>
      <w:szCs w:val="24"/>
    </w:rPr>
  </w:style>
  <w:style w:type="paragraph" w:styleId="ListParagraph">
    <w:name w:val="List Paragraph"/>
    <w:basedOn w:val="Normal"/>
    <w:uiPriority w:val="34"/>
    <w:qFormat/>
    <w:rsid w:val="008B3BD2"/>
    <w:pPr>
      <w:ind w:left="720"/>
      <w:contextualSpacing/>
    </w:pPr>
  </w:style>
  <w:style w:type="paragraph" w:customStyle="1" w:styleId="StyleCaptionTimesNewRoman8ptNotItalicAuto">
    <w:name w:val="Style Caption + Times New Roman 8 pt Not Italic Auto"/>
    <w:basedOn w:val="Caption"/>
    <w:rsid w:val="00017328"/>
    <w:rPr>
      <w:rFonts w:cstheme="minorBidi"/>
      <w:i/>
      <w:iCs w:val="0"/>
      <w:color w:val="000000" w:themeColor="text1"/>
      <w:sz w:val="16"/>
      <w:lang w:eastAsia="zh-CN"/>
    </w:rPr>
  </w:style>
  <w:style w:type="character" w:styleId="PlaceholderText">
    <w:name w:val="Placeholder Text"/>
    <w:basedOn w:val="DefaultParagraphFont"/>
    <w:uiPriority w:val="99"/>
    <w:semiHidden/>
    <w:rsid w:val="00045625"/>
    <w:rPr>
      <w:color w:val="808080"/>
    </w:rPr>
  </w:style>
  <w:style w:type="character" w:styleId="UnresolvedMention">
    <w:name w:val="Unresolved Mention"/>
    <w:basedOn w:val="DefaultParagraphFont"/>
    <w:uiPriority w:val="99"/>
    <w:semiHidden/>
    <w:unhideWhenUsed/>
    <w:rsid w:val="002821BD"/>
    <w:rPr>
      <w:color w:val="605E5C"/>
      <w:shd w:val="clear" w:color="auto" w:fill="E1DFDD"/>
    </w:rPr>
  </w:style>
  <w:style w:type="paragraph" w:styleId="Bibliography">
    <w:name w:val="Bibliography"/>
    <w:basedOn w:val="Normal"/>
    <w:next w:val="Normal"/>
    <w:uiPriority w:val="37"/>
    <w:unhideWhenUsed/>
    <w:rsid w:val="006B6F3B"/>
  </w:style>
  <w:style w:type="character" w:styleId="Emphasis">
    <w:name w:val="Emphasis"/>
    <w:basedOn w:val="DefaultParagraphFont"/>
    <w:qFormat/>
    <w:rsid w:val="00A82C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1079">
      <w:bodyDiv w:val="1"/>
      <w:marLeft w:val="0"/>
      <w:marRight w:val="0"/>
      <w:marTop w:val="0"/>
      <w:marBottom w:val="0"/>
      <w:divBdr>
        <w:top w:val="none" w:sz="0" w:space="0" w:color="auto"/>
        <w:left w:val="none" w:sz="0" w:space="0" w:color="auto"/>
        <w:bottom w:val="none" w:sz="0" w:space="0" w:color="auto"/>
        <w:right w:val="none" w:sz="0" w:space="0" w:color="auto"/>
      </w:divBdr>
    </w:div>
    <w:div w:id="77748515">
      <w:bodyDiv w:val="1"/>
      <w:marLeft w:val="0"/>
      <w:marRight w:val="0"/>
      <w:marTop w:val="0"/>
      <w:marBottom w:val="0"/>
      <w:divBdr>
        <w:top w:val="none" w:sz="0" w:space="0" w:color="auto"/>
        <w:left w:val="none" w:sz="0" w:space="0" w:color="auto"/>
        <w:bottom w:val="none" w:sz="0" w:space="0" w:color="auto"/>
        <w:right w:val="none" w:sz="0" w:space="0" w:color="auto"/>
      </w:divBdr>
    </w:div>
    <w:div w:id="206649861">
      <w:bodyDiv w:val="1"/>
      <w:marLeft w:val="0"/>
      <w:marRight w:val="0"/>
      <w:marTop w:val="0"/>
      <w:marBottom w:val="0"/>
      <w:divBdr>
        <w:top w:val="none" w:sz="0" w:space="0" w:color="auto"/>
        <w:left w:val="none" w:sz="0" w:space="0" w:color="auto"/>
        <w:bottom w:val="none" w:sz="0" w:space="0" w:color="auto"/>
        <w:right w:val="none" w:sz="0" w:space="0" w:color="auto"/>
      </w:divBdr>
    </w:div>
    <w:div w:id="216402768">
      <w:bodyDiv w:val="1"/>
      <w:marLeft w:val="0"/>
      <w:marRight w:val="0"/>
      <w:marTop w:val="0"/>
      <w:marBottom w:val="0"/>
      <w:divBdr>
        <w:top w:val="none" w:sz="0" w:space="0" w:color="auto"/>
        <w:left w:val="none" w:sz="0" w:space="0" w:color="auto"/>
        <w:bottom w:val="none" w:sz="0" w:space="0" w:color="auto"/>
        <w:right w:val="none" w:sz="0" w:space="0" w:color="auto"/>
      </w:divBdr>
    </w:div>
    <w:div w:id="230426445">
      <w:bodyDiv w:val="1"/>
      <w:marLeft w:val="0"/>
      <w:marRight w:val="0"/>
      <w:marTop w:val="0"/>
      <w:marBottom w:val="0"/>
      <w:divBdr>
        <w:top w:val="none" w:sz="0" w:space="0" w:color="auto"/>
        <w:left w:val="none" w:sz="0" w:space="0" w:color="auto"/>
        <w:bottom w:val="none" w:sz="0" w:space="0" w:color="auto"/>
        <w:right w:val="none" w:sz="0" w:space="0" w:color="auto"/>
      </w:divBdr>
    </w:div>
    <w:div w:id="242034298">
      <w:bodyDiv w:val="1"/>
      <w:marLeft w:val="0"/>
      <w:marRight w:val="0"/>
      <w:marTop w:val="0"/>
      <w:marBottom w:val="0"/>
      <w:divBdr>
        <w:top w:val="none" w:sz="0" w:space="0" w:color="auto"/>
        <w:left w:val="none" w:sz="0" w:space="0" w:color="auto"/>
        <w:bottom w:val="none" w:sz="0" w:space="0" w:color="auto"/>
        <w:right w:val="none" w:sz="0" w:space="0" w:color="auto"/>
      </w:divBdr>
    </w:div>
    <w:div w:id="366681189">
      <w:bodyDiv w:val="1"/>
      <w:marLeft w:val="0"/>
      <w:marRight w:val="0"/>
      <w:marTop w:val="0"/>
      <w:marBottom w:val="0"/>
      <w:divBdr>
        <w:top w:val="none" w:sz="0" w:space="0" w:color="auto"/>
        <w:left w:val="none" w:sz="0" w:space="0" w:color="auto"/>
        <w:bottom w:val="none" w:sz="0" w:space="0" w:color="auto"/>
        <w:right w:val="none" w:sz="0" w:space="0" w:color="auto"/>
      </w:divBdr>
      <w:divsChild>
        <w:div w:id="1409498153">
          <w:marLeft w:val="0"/>
          <w:marRight w:val="0"/>
          <w:marTop w:val="120"/>
          <w:marBottom w:val="0"/>
          <w:divBdr>
            <w:top w:val="none" w:sz="0" w:space="0" w:color="auto"/>
            <w:left w:val="none" w:sz="0" w:space="0" w:color="auto"/>
            <w:bottom w:val="none" w:sz="0" w:space="0" w:color="auto"/>
            <w:right w:val="none" w:sz="0" w:space="0" w:color="auto"/>
          </w:divBdr>
        </w:div>
        <w:div w:id="1524174574">
          <w:marLeft w:val="0"/>
          <w:marRight w:val="0"/>
          <w:marTop w:val="120"/>
          <w:marBottom w:val="0"/>
          <w:divBdr>
            <w:top w:val="none" w:sz="0" w:space="0" w:color="auto"/>
            <w:left w:val="none" w:sz="0" w:space="0" w:color="auto"/>
            <w:bottom w:val="none" w:sz="0" w:space="0" w:color="auto"/>
            <w:right w:val="none" w:sz="0" w:space="0" w:color="auto"/>
          </w:divBdr>
        </w:div>
      </w:divsChild>
    </w:div>
    <w:div w:id="515534590">
      <w:bodyDiv w:val="1"/>
      <w:marLeft w:val="0"/>
      <w:marRight w:val="0"/>
      <w:marTop w:val="0"/>
      <w:marBottom w:val="0"/>
      <w:divBdr>
        <w:top w:val="none" w:sz="0" w:space="0" w:color="auto"/>
        <w:left w:val="none" w:sz="0" w:space="0" w:color="auto"/>
        <w:bottom w:val="none" w:sz="0" w:space="0" w:color="auto"/>
        <w:right w:val="none" w:sz="0" w:space="0" w:color="auto"/>
      </w:divBdr>
    </w:div>
    <w:div w:id="604774153">
      <w:bodyDiv w:val="1"/>
      <w:marLeft w:val="0"/>
      <w:marRight w:val="0"/>
      <w:marTop w:val="0"/>
      <w:marBottom w:val="0"/>
      <w:divBdr>
        <w:top w:val="none" w:sz="0" w:space="0" w:color="auto"/>
        <w:left w:val="none" w:sz="0" w:space="0" w:color="auto"/>
        <w:bottom w:val="none" w:sz="0" w:space="0" w:color="auto"/>
        <w:right w:val="none" w:sz="0" w:space="0" w:color="auto"/>
      </w:divBdr>
    </w:div>
    <w:div w:id="730815247">
      <w:bodyDiv w:val="1"/>
      <w:marLeft w:val="0"/>
      <w:marRight w:val="0"/>
      <w:marTop w:val="0"/>
      <w:marBottom w:val="0"/>
      <w:divBdr>
        <w:top w:val="none" w:sz="0" w:space="0" w:color="auto"/>
        <w:left w:val="none" w:sz="0" w:space="0" w:color="auto"/>
        <w:bottom w:val="none" w:sz="0" w:space="0" w:color="auto"/>
        <w:right w:val="none" w:sz="0" w:space="0" w:color="auto"/>
      </w:divBdr>
    </w:div>
    <w:div w:id="759332712">
      <w:bodyDiv w:val="1"/>
      <w:marLeft w:val="0"/>
      <w:marRight w:val="0"/>
      <w:marTop w:val="0"/>
      <w:marBottom w:val="0"/>
      <w:divBdr>
        <w:top w:val="none" w:sz="0" w:space="0" w:color="auto"/>
        <w:left w:val="none" w:sz="0" w:space="0" w:color="auto"/>
        <w:bottom w:val="none" w:sz="0" w:space="0" w:color="auto"/>
        <w:right w:val="none" w:sz="0" w:space="0" w:color="auto"/>
      </w:divBdr>
      <w:divsChild>
        <w:div w:id="1039667923">
          <w:marLeft w:val="0"/>
          <w:marRight w:val="0"/>
          <w:marTop w:val="120"/>
          <w:marBottom w:val="0"/>
          <w:divBdr>
            <w:top w:val="none" w:sz="0" w:space="0" w:color="auto"/>
            <w:left w:val="none" w:sz="0" w:space="0" w:color="auto"/>
            <w:bottom w:val="none" w:sz="0" w:space="0" w:color="auto"/>
            <w:right w:val="none" w:sz="0" w:space="0" w:color="auto"/>
          </w:divBdr>
        </w:div>
        <w:div w:id="1655065183">
          <w:marLeft w:val="0"/>
          <w:marRight w:val="0"/>
          <w:marTop w:val="120"/>
          <w:marBottom w:val="0"/>
          <w:divBdr>
            <w:top w:val="none" w:sz="0" w:space="0" w:color="auto"/>
            <w:left w:val="none" w:sz="0" w:space="0" w:color="auto"/>
            <w:bottom w:val="none" w:sz="0" w:space="0" w:color="auto"/>
            <w:right w:val="none" w:sz="0" w:space="0" w:color="auto"/>
          </w:divBdr>
        </w:div>
      </w:divsChild>
    </w:div>
    <w:div w:id="837160400">
      <w:bodyDiv w:val="1"/>
      <w:marLeft w:val="0"/>
      <w:marRight w:val="0"/>
      <w:marTop w:val="0"/>
      <w:marBottom w:val="0"/>
      <w:divBdr>
        <w:top w:val="none" w:sz="0" w:space="0" w:color="auto"/>
        <w:left w:val="none" w:sz="0" w:space="0" w:color="auto"/>
        <w:bottom w:val="none" w:sz="0" w:space="0" w:color="auto"/>
        <w:right w:val="none" w:sz="0" w:space="0" w:color="auto"/>
      </w:divBdr>
    </w:div>
    <w:div w:id="892081009">
      <w:bodyDiv w:val="1"/>
      <w:marLeft w:val="0"/>
      <w:marRight w:val="0"/>
      <w:marTop w:val="0"/>
      <w:marBottom w:val="0"/>
      <w:divBdr>
        <w:top w:val="none" w:sz="0" w:space="0" w:color="auto"/>
        <w:left w:val="none" w:sz="0" w:space="0" w:color="auto"/>
        <w:bottom w:val="none" w:sz="0" w:space="0" w:color="auto"/>
        <w:right w:val="none" w:sz="0" w:space="0" w:color="auto"/>
      </w:divBdr>
    </w:div>
    <w:div w:id="1095247027">
      <w:bodyDiv w:val="1"/>
      <w:marLeft w:val="0"/>
      <w:marRight w:val="0"/>
      <w:marTop w:val="0"/>
      <w:marBottom w:val="0"/>
      <w:divBdr>
        <w:top w:val="none" w:sz="0" w:space="0" w:color="auto"/>
        <w:left w:val="none" w:sz="0" w:space="0" w:color="auto"/>
        <w:bottom w:val="none" w:sz="0" w:space="0" w:color="auto"/>
        <w:right w:val="none" w:sz="0" w:space="0" w:color="auto"/>
      </w:divBdr>
    </w:div>
    <w:div w:id="1346442027">
      <w:bodyDiv w:val="1"/>
      <w:marLeft w:val="0"/>
      <w:marRight w:val="0"/>
      <w:marTop w:val="0"/>
      <w:marBottom w:val="0"/>
      <w:divBdr>
        <w:top w:val="none" w:sz="0" w:space="0" w:color="auto"/>
        <w:left w:val="none" w:sz="0" w:space="0" w:color="auto"/>
        <w:bottom w:val="none" w:sz="0" w:space="0" w:color="auto"/>
        <w:right w:val="none" w:sz="0" w:space="0" w:color="auto"/>
      </w:divBdr>
      <w:divsChild>
        <w:div w:id="205457434">
          <w:marLeft w:val="0"/>
          <w:marRight w:val="0"/>
          <w:marTop w:val="120"/>
          <w:marBottom w:val="0"/>
          <w:divBdr>
            <w:top w:val="none" w:sz="0" w:space="0" w:color="auto"/>
            <w:left w:val="none" w:sz="0" w:space="0" w:color="auto"/>
            <w:bottom w:val="none" w:sz="0" w:space="0" w:color="auto"/>
            <w:right w:val="none" w:sz="0" w:space="0" w:color="auto"/>
          </w:divBdr>
        </w:div>
        <w:div w:id="1713726334">
          <w:marLeft w:val="0"/>
          <w:marRight w:val="0"/>
          <w:marTop w:val="120"/>
          <w:marBottom w:val="0"/>
          <w:divBdr>
            <w:top w:val="none" w:sz="0" w:space="0" w:color="auto"/>
            <w:left w:val="none" w:sz="0" w:space="0" w:color="auto"/>
            <w:bottom w:val="none" w:sz="0" w:space="0" w:color="auto"/>
            <w:right w:val="none" w:sz="0" w:space="0" w:color="auto"/>
          </w:divBdr>
        </w:div>
      </w:divsChild>
    </w:div>
    <w:div w:id="1524511179">
      <w:bodyDiv w:val="1"/>
      <w:marLeft w:val="0"/>
      <w:marRight w:val="0"/>
      <w:marTop w:val="0"/>
      <w:marBottom w:val="0"/>
      <w:divBdr>
        <w:top w:val="none" w:sz="0" w:space="0" w:color="auto"/>
        <w:left w:val="none" w:sz="0" w:space="0" w:color="auto"/>
        <w:bottom w:val="none" w:sz="0" w:space="0" w:color="auto"/>
        <w:right w:val="none" w:sz="0" w:space="0" w:color="auto"/>
      </w:divBdr>
    </w:div>
    <w:div w:id="1534876705">
      <w:bodyDiv w:val="1"/>
      <w:marLeft w:val="0"/>
      <w:marRight w:val="0"/>
      <w:marTop w:val="0"/>
      <w:marBottom w:val="0"/>
      <w:divBdr>
        <w:top w:val="none" w:sz="0" w:space="0" w:color="auto"/>
        <w:left w:val="none" w:sz="0" w:space="0" w:color="auto"/>
        <w:bottom w:val="none" w:sz="0" w:space="0" w:color="auto"/>
        <w:right w:val="none" w:sz="0" w:space="0" w:color="auto"/>
      </w:divBdr>
      <w:divsChild>
        <w:div w:id="1429345658">
          <w:marLeft w:val="0"/>
          <w:marRight w:val="0"/>
          <w:marTop w:val="120"/>
          <w:marBottom w:val="0"/>
          <w:divBdr>
            <w:top w:val="none" w:sz="0" w:space="0" w:color="auto"/>
            <w:left w:val="none" w:sz="0" w:space="0" w:color="auto"/>
            <w:bottom w:val="none" w:sz="0" w:space="0" w:color="auto"/>
            <w:right w:val="none" w:sz="0" w:space="0" w:color="auto"/>
          </w:divBdr>
        </w:div>
        <w:div w:id="2056395053">
          <w:marLeft w:val="0"/>
          <w:marRight w:val="0"/>
          <w:marTop w:val="120"/>
          <w:marBottom w:val="0"/>
          <w:divBdr>
            <w:top w:val="none" w:sz="0" w:space="0" w:color="auto"/>
            <w:left w:val="none" w:sz="0" w:space="0" w:color="auto"/>
            <w:bottom w:val="none" w:sz="0" w:space="0" w:color="auto"/>
            <w:right w:val="none" w:sz="0" w:space="0" w:color="auto"/>
          </w:divBdr>
        </w:div>
      </w:divsChild>
    </w:div>
    <w:div w:id="1714381415">
      <w:bodyDiv w:val="1"/>
      <w:marLeft w:val="0"/>
      <w:marRight w:val="0"/>
      <w:marTop w:val="0"/>
      <w:marBottom w:val="0"/>
      <w:divBdr>
        <w:top w:val="none" w:sz="0" w:space="0" w:color="auto"/>
        <w:left w:val="none" w:sz="0" w:space="0" w:color="auto"/>
        <w:bottom w:val="none" w:sz="0" w:space="0" w:color="auto"/>
        <w:right w:val="none" w:sz="0" w:space="0" w:color="auto"/>
      </w:divBdr>
    </w:div>
    <w:div w:id="1727803250">
      <w:bodyDiv w:val="1"/>
      <w:marLeft w:val="0"/>
      <w:marRight w:val="0"/>
      <w:marTop w:val="0"/>
      <w:marBottom w:val="0"/>
      <w:divBdr>
        <w:top w:val="none" w:sz="0" w:space="0" w:color="auto"/>
        <w:left w:val="none" w:sz="0" w:space="0" w:color="auto"/>
        <w:bottom w:val="none" w:sz="0" w:space="0" w:color="auto"/>
        <w:right w:val="none" w:sz="0" w:space="0" w:color="auto"/>
      </w:divBdr>
    </w:div>
    <w:div w:id="1812667961">
      <w:bodyDiv w:val="1"/>
      <w:marLeft w:val="0"/>
      <w:marRight w:val="0"/>
      <w:marTop w:val="0"/>
      <w:marBottom w:val="0"/>
      <w:divBdr>
        <w:top w:val="none" w:sz="0" w:space="0" w:color="auto"/>
        <w:left w:val="none" w:sz="0" w:space="0" w:color="auto"/>
        <w:bottom w:val="none" w:sz="0" w:space="0" w:color="auto"/>
        <w:right w:val="none" w:sz="0" w:space="0" w:color="auto"/>
      </w:divBdr>
    </w:div>
    <w:div w:id="1934699145">
      <w:bodyDiv w:val="1"/>
      <w:marLeft w:val="0"/>
      <w:marRight w:val="0"/>
      <w:marTop w:val="0"/>
      <w:marBottom w:val="0"/>
      <w:divBdr>
        <w:top w:val="none" w:sz="0" w:space="0" w:color="auto"/>
        <w:left w:val="none" w:sz="0" w:space="0" w:color="auto"/>
        <w:bottom w:val="none" w:sz="0" w:space="0" w:color="auto"/>
        <w:right w:val="none" w:sz="0" w:space="0" w:color="auto"/>
      </w:divBdr>
    </w:div>
    <w:div w:id="2015108810">
      <w:bodyDiv w:val="1"/>
      <w:marLeft w:val="0"/>
      <w:marRight w:val="0"/>
      <w:marTop w:val="0"/>
      <w:marBottom w:val="0"/>
      <w:divBdr>
        <w:top w:val="none" w:sz="0" w:space="0" w:color="auto"/>
        <w:left w:val="none" w:sz="0" w:space="0" w:color="auto"/>
        <w:bottom w:val="none" w:sz="0" w:space="0" w:color="auto"/>
        <w:right w:val="none" w:sz="0" w:space="0" w:color="auto"/>
      </w:divBdr>
    </w:div>
    <w:div w:id="2141995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omments" Target="comments.xml"/><Relationship Id="rId18" Type="http://schemas.openxmlformats.org/officeDocument/2006/relationships/image" Target="media/image2.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1.png"/><Relationship Id="rId25" Type="http://schemas.openxmlformats.org/officeDocument/2006/relationships/fontTable" Target="fontTable.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3.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commentsExtended" Target="commentsExtended.xml"/><Relationship Id="rId22" Type="http://schemas.openxmlformats.org/officeDocument/2006/relationships/image" Target="media/image6.jpe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daisy\svn\surfold\doc\20140113\word-template\MS%20Word%20Template%20Bioinformatic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t</b:Tag>
    <b:SourceType>JournalArticle</b:SourceType>
    <b:Guid>{491D8AB7-1A29-4543-9752-00D8E2198112}</b:Guid>
    <b:Author>
      <b:Author>
        <b:NameList>
          <b:Person>
            <b:Last>t</b:Last>
          </b:Person>
        </b:NameList>
      </b:Author>
    </b:Author>
    <b:RefOrder>1</b:RefOrder>
  </b:Source>
  <b:Source>
    <b:Tag>Fir</b:Tag>
    <b:SourceType>JournalArticle</b:SourceType>
    <b:Guid>{5A18EA80-9700-45ED-B8F7-24C025DF7137}</b:Guid>
    <b:Author>
      <b:Author>
        <b:NameList>
          <b:Person>
            <b:Last>Firth</b:Last>
          </b:Person>
        </b:NameList>
      </b:Author>
    </b:Author>
    <b:RefOrder>2</b:RefOrder>
  </b:Source>
</b:Sources>
</file>

<file path=customXml/itemProps1.xml><?xml version="1.0" encoding="utf-8"?>
<ds:datastoreItem xmlns:ds="http://schemas.openxmlformats.org/officeDocument/2006/customXml" ds:itemID="{0595D664-EFEF-4C80-8B1F-E6E4E1F0A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 Word Template Bioinformatics.dot</Template>
  <TotalTime>134</TotalTime>
  <Pages>8</Pages>
  <Words>3698</Words>
  <Characters>21084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bio</vt:lpstr>
    </vt:vector>
  </TitlesOfParts>
  <Company>NISPL</Company>
  <LinksUpToDate>false</LinksUpToDate>
  <CharactersWithSpaces>24733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c:title>
  <dc:subject/>
  <dc:creator>Heng Yang</dc:creator>
  <cp:keywords/>
  <cp:lastModifiedBy>Sacan,Ahmet</cp:lastModifiedBy>
  <cp:revision>3</cp:revision>
  <cp:lastPrinted>2014-04-25T17:37:00Z</cp:lastPrinted>
  <dcterms:created xsi:type="dcterms:W3CDTF">2026-06-09T03:36:00Z</dcterms:created>
  <dcterms:modified xsi:type="dcterms:W3CDTF">2026-06-16T17:31:00Z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oup</vt:lpwstr>
  </property>
  <property fmtid="{D5CDD505-2E9C-101B-9397-08002B2CF9AE}" pid="3" name="MTWinEqns">
    <vt:bool>true</vt:bool>
  </property>
  <property fmtid="{D5CDD505-2E9C-101B-9397-08002B2CF9AE}" pid="4" name="_AdHocReviewCycleID">
    <vt:i4>-278729539</vt:i4>
  </property>
  <property fmtid="{D5CDD505-2E9C-101B-9397-08002B2CF9AE}" pid="5" name="_EmailSubject">
    <vt:lpwstr>MS Word Template query</vt:lpwstr>
  </property>
  <property fmtid="{D5CDD505-2E9C-101B-9397-08002B2CF9AE}" pid="6" name="_AuthorEmail">
    <vt:lpwstr>Bioinformatics@editorialoffice.co.uk</vt:lpwstr>
  </property>
  <property fmtid="{D5CDD505-2E9C-101B-9397-08002B2CF9AE}" pid="7" name="_AuthorEmailDisplayName">
    <vt:lpwstr>Bioinformatics Editorial Office</vt:lpwstr>
  </property>
  <property fmtid="{D5CDD505-2E9C-101B-9397-08002B2CF9AE}" pid="8" name="_ReviewingToolsShownOnce">
    <vt:lpwstr/>
  </property>
</Properties>
</file>